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D95C0" w14:textId="77777777" w:rsidR="002322E3" w:rsidRDefault="002322E3" w:rsidP="004D4A0F">
      <w:pPr>
        <w:ind w:left="720" w:hanging="360"/>
      </w:pPr>
      <w:r>
        <w:t>1/8/2025</w:t>
      </w:r>
    </w:p>
    <w:p w14:paraId="24C07315" w14:textId="77777777" w:rsidR="0057221A" w:rsidRPr="0057221A" w:rsidRDefault="004D654E" w:rsidP="007A36B4">
      <w:pPr>
        <w:pStyle w:val="PlainText"/>
        <w:numPr>
          <w:ilvl w:val="0"/>
          <w:numId w:val="21"/>
        </w:numPr>
      </w:pPr>
      <w:r>
        <w:t>Call</w:t>
      </w:r>
      <w:r w:rsidR="00B12E7B">
        <w:t xml:space="preserve">, and then send </w:t>
      </w:r>
      <w:r>
        <w:t xml:space="preserve"> email</w:t>
      </w:r>
      <w:r w:rsidR="00B12E7B">
        <w:t xml:space="preserve"> with details</w:t>
      </w:r>
      <w:r>
        <w:t xml:space="preserve"> </w:t>
      </w:r>
      <w:hyperlink r:id="rId8" w:history="1">
        <w:r w:rsidR="007B3AF1" w:rsidRPr="00641D65">
          <w:rPr>
            <w:rStyle w:val="Hyperlink"/>
          </w:rPr>
          <w:t>yuuko_seki@n1.noevir.co.jp</w:t>
        </w:r>
      </w:hyperlink>
      <w:r w:rsidR="007B3AF1">
        <w:t xml:space="preserve">, </w:t>
      </w:r>
      <w:r w:rsidR="007B3AF1" w:rsidRPr="007B3AF1">
        <w:rPr>
          <w:rFonts w:ascii="MS Gothic" w:eastAsia="MS Gothic" w:hAnsi="MS Gothic" w:cs="MS Gothic" w:hint="eastAsia"/>
        </w:rPr>
        <w:t>藤颯汰</w:t>
      </w:r>
      <w:r w:rsidR="007B3AF1">
        <w:rPr>
          <w:rFonts w:ascii="MS Gothic" w:eastAsia="MS Gothic" w:hAnsi="MS Gothic" w:cs="MS Gothic"/>
        </w:rPr>
        <w:br/>
      </w:r>
      <w:r w:rsidR="00412E18" w:rsidRPr="00412E18">
        <w:t xml:space="preserve">Sota: july to january; </w:t>
      </w:r>
      <w:r w:rsidR="00412E18" w:rsidRPr="00412E18">
        <w:br/>
        <w:t xml:space="preserve">138600 + 2750 + 2750 = </w:t>
      </w:r>
      <w:r w:rsidR="00412E18" w:rsidRPr="00412E18">
        <w:rPr>
          <w:b/>
          <w:bCs/>
        </w:rPr>
        <w:t xml:space="preserve">144 100 </w:t>
      </w:r>
      <w:r w:rsidR="00B12E7B">
        <w:rPr>
          <w:b/>
          <w:bCs/>
        </w:rPr>
        <w:br/>
        <w:t>You can use this email</w:t>
      </w:r>
      <w:r w:rsidR="00315F0C">
        <w:rPr>
          <w:b/>
          <w:bCs/>
        </w:rPr>
        <w:t xml:space="preserve"> </w:t>
      </w:r>
      <w:hyperlink r:id="rId9" w:history="1">
        <w:r w:rsidR="00315F0C" w:rsidRPr="00315F0C">
          <w:rPr>
            <w:rStyle w:val="Hyperlink"/>
            <w:rFonts w:ascii="MS Gothic" w:eastAsia="MS Gothic" w:hAnsi="MS Gothic" w:cs="MS Gothic" w:hint="eastAsia"/>
            <w:b/>
            <w:bCs/>
          </w:rPr>
          <w:t>銀行口座への支払いを求める</w:t>
        </w:r>
      </w:hyperlink>
    </w:p>
    <w:p w14:paraId="5941D4A3" w14:textId="610181D1" w:rsidR="009B4F72" w:rsidRDefault="00B25397" w:rsidP="007A36B4">
      <w:pPr>
        <w:pStyle w:val="PlainText"/>
        <w:numPr>
          <w:ilvl w:val="0"/>
          <w:numId w:val="21"/>
        </w:numPr>
      </w:pPr>
      <w:r>
        <w:rPr>
          <w:rFonts w:eastAsiaTheme="minorEastAsia" w:hint="eastAsia"/>
          <w:b/>
          <w:bCs/>
        </w:rPr>
        <w:t>T</w:t>
      </w:r>
      <w:r>
        <w:rPr>
          <w:rFonts w:eastAsiaTheme="minorEastAsia"/>
          <w:b/>
          <w:bCs/>
        </w:rPr>
        <w:t>h</w:t>
      </w:r>
      <w:r>
        <w:rPr>
          <w:rFonts w:eastAsiaTheme="minorEastAsia" w:hint="eastAsia"/>
          <w:b/>
          <w:bCs/>
        </w:rPr>
        <w:t xml:space="preserve">e taiken folders are a mess. </w:t>
      </w:r>
      <w:r>
        <w:rPr>
          <w:rFonts w:eastAsiaTheme="minorEastAsia" w:hint="eastAsia"/>
          <w:b/>
          <w:bCs/>
        </w:rPr>
        <w:t>せいりしてください。</w:t>
      </w:r>
      <w:r w:rsidR="007F52AB">
        <w:rPr>
          <w:rFonts w:eastAsiaTheme="minorEastAsia"/>
          <w:b/>
          <w:bCs/>
        </w:rPr>
        <w:t>Classify by year, joined, did not join,etc</w:t>
      </w:r>
      <w:r w:rsidR="00412E18" w:rsidRPr="00412E18">
        <w:rPr>
          <w:b/>
          <w:bCs/>
        </w:rPr>
        <w:br/>
      </w:r>
      <w:r w:rsidR="00412E18" w:rsidRPr="00412E18">
        <w:t> </w:t>
      </w:r>
      <w:r w:rsidR="0044746F" w:rsidRPr="00742992">
        <w:br/>
        <w:t xml:space="preserve">- </w:t>
      </w:r>
      <w:r w:rsidR="002B266E">
        <w:rPr>
          <w:rFonts w:ascii="MS Gothic" w:eastAsia="MS Gothic" w:hAnsi="MS Gothic" w:cs="MS Gothic" w:hint="eastAsia"/>
        </w:rPr>
        <w:t>築地、、</w:t>
      </w:r>
      <w:r w:rsidR="00742992" w:rsidRPr="00742992">
        <w:rPr>
          <w:rFonts w:hint="eastAsia"/>
        </w:rPr>
        <w:t>new</w:t>
      </w:r>
      <w:r w:rsidR="00742992">
        <w:rPr>
          <w:rFonts w:hint="eastAsia"/>
        </w:rPr>
        <w:t xml:space="preserve"> students not in ACCESS</w:t>
      </w:r>
      <w:r w:rsidR="00742992">
        <w:br/>
      </w:r>
      <w:r w:rsidR="00742992">
        <w:rPr>
          <w:rFonts w:hint="eastAsia"/>
        </w:rPr>
        <w:t>-</w:t>
      </w:r>
      <w:r w:rsidR="00742992">
        <w:rPr>
          <w:rFonts w:ascii="MS Gothic" w:eastAsia="MS Gothic" w:hAnsi="MS Gothic" w:cs="MS Gothic" w:hint="eastAsia"/>
        </w:rPr>
        <w:t xml:space="preserve">　</w:t>
      </w:r>
      <w:r w:rsidR="00775809" w:rsidRPr="00775809">
        <w:rPr>
          <w:rFonts w:ascii="MS Gothic" w:eastAsia="MS Gothic" w:hAnsi="MS Gothic" w:cs="MS Gothic" w:hint="eastAsia"/>
        </w:rPr>
        <w:t>越牟田沙貴</w:t>
      </w:r>
      <w:r w:rsidR="00775809">
        <w:rPr>
          <w:rFonts w:ascii="MS Gothic" w:eastAsia="MS Gothic" w:hAnsi="MS Gothic" w:cs="MS Gothic" w:hint="eastAsia"/>
        </w:rPr>
        <w:t xml:space="preserve">　</w:t>
      </w:r>
      <w:r w:rsidR="00775809">
        <w:rPr>
          <w:rFonts w:hint="eastAsia"/>
        </w:rPr>
        <w:t>Not in RICO</w:t>
      </w:r>
    </w:p>
    <w:p w14:paraId="23499A16" w14:textId="3E9EAC6E" w:rsidR="00F80A7D" w:rsidRDefault="00F80A7D" w:rsidP="007A36B4">
      <w:pPr>
        <w:pStyle w:val="PlainText"/>
        <w:numPr>
          <w:ilvl w:val="0"/>
          <w:numId w:val="21"/>
        </w:numPr>
      </w:pPr>
      <w:r>
        <w:rPr>
          <w:rFonts w:eastAsiaTheme="minorEastAsia"/>
          <w:b/>
          <w:bCs/>
        </w:rPr>
        <w:t>If we put several students</w:t>
      </w:r>
      <w:r w:rsidR="006C729B">
        <w:rPr>
          <w:rFonts w:eastAsiaTheme="minorEastAsia"/>
          <w:b/>
          <w:bCs/>
        </w:rPr>
        <w:t xml:space="preserve"> (</w:t>
      </w:r>
      <w:r w:rsidR="006C729B" w:rsidRPr="006C729B">
        <w:rPr>
          <w:rFonts w:eastAsiaTheme="minorEastAsia" w:hint="eastAsia"/>
          <w:b/>
          <w:bCs/>
        </w:rPr>
        <w:t>井上　カレン　ごう　さら</w:t>
      </w:r>
      <w:r w:rsidR="006C729B">
        <w:rPr>
          <w:rFonts w:eastAsiaTheme="minorEastAsia"/>
          <w:b/>
          <w:bCs/>
        </w:rPr>
        <w:t>) in one entry in access . How can we set their fees??</w:t>
      </w:r>
    </w:p>
    <w:p w14:paraId="77028451" w14:textId="77777777" w:rsidR="002322E3" w:rsidRDefault="002322E3" w:rsidP="004D4A0F">
      <w:pPr>
        <w:ind w:left="720" w:hanging="360"/>
      </w:pPr>
    </w:p>
    <w:p w14:paraId="06A9FAE3" w14:textId="12F33C8F" w:rsidR="009B74DE" w:rsidRDefault="00E73428" w:rsidP="004D4A0F">
      <w:pPr>
        <w:ind w:left="720" w:hanging="360"/>
      </w:pPr>
      <w:r>
        <w:t>12/24</w:t>
      </w:r>
      <w:r w:rsidR="002B2479">
        <w:rPr>
          <w:rFonts w:hint="eastAsia"/>
        </w:rPr>
        <w:t>/2024</w:t>
      </w:r>
    </w:p>
    <w:p w14:paraId="0A63343B" w14:textId="18687C15" w:rsidR="003B5A01" w:rsidRPr="0034215D" w:rsidRDefault="004C205B" w:rsidP="003B5A01">
      <w:pPr>
        <w:pStyle w:val="ListParagraph"/>
        <w:numPr>
          <w:ilvl w:val="0"/>
          <w:numId w:val="19"/>
        </w:numPr>
        <w:rPr>
          <w:b/>
          <w:bCs/>
        </w:rPr>
      </w:pPr>
      <w:r>
        <w:rPr>
          <w:rFonts w:hint="eastAsia"/>
        </w:rPr>
        <w:t>Answer</w:t>
      </w:r>
      <w:r>
        <w:t>:</w:t>
      </w:r>
      <w:r>
        <w:rPr>
          <w:rFonts w:hint="eastAsia"/>
        </w:rPr>
        <w:t xml:space="preserve"> </w:t>
      </w:r>
      <w:hyperlink r:id="rId10" w:history="1">
        <w:r w:rsidRPr="009318C5">
          <w:rPr>
            <w:rStyle w:val="Hyperlink"/>
          </w:rPr>
          <w:t>flower.ambassador@gmail.com</w:t>
        </w:r>
      </w:hyperlink>
      <w:r>
        <w:t xml:space="preserve"> (</w:t>
      </w:r>
      <w:r w:rsidR="00211B90" w:rsidRPr="00211B90">
        <w:rPr>
          <w:rFonts w:hint="eastAsia"/>
        </w:rPr>
        <w:t>その状況に合わせたテンプレートを作成します。</w:t>
      </w:r>
      <w:r w:rsidR="00211B90" w:rsidRPr="00211B90">
        <w:rPr>
          <w:rFonts w:hint="eastAsia"/>
        </w:rPr>
        <w:t xml:space="preserve"> </w:t>
      </w:r>
      <w:r w:rsidR="00211B90" w:rsidRPr="00211B90">
        <w:rPr>
          <w:rFonts w:hint="eastAsia"/>
        </w:rPr>
        <w:t>退会リクエストを受け取ったとき。</w:t>
      </w:r>
      <w:r>
        <w:t>)</w:t>
      </w:r>
      <w:r w:rsidR="007E2567">
        <w:rPr>
          <w:rFonts w:hint="eastAsia"/>
        </w:rPr>
        <w:t xml:space="preserve">　</w:t>
      </w:r>
      <w:r w:rsidR="007E2567" w:rsidRPr="0034215D">
        <w:rPr>
          <w:rFonts w:hint="eastAsia"/>
          <w:b/>
          <w:bCs/>
        </w:rPr>
        <w:t xml:space="preserve">I sent email for </w:t>
      </w:r>
      <w:r w:rsidR="00303E7E" w:rsidRPr="0034215D">
        <w:rPr>
          <w:rFonts w:hint="eastAsia"/>
          <w:b/>
          <w:bCs/>
        </w:rPr>
        <w:t>Matakesan.</w:t>
      </w:r>
    </w:p>
    <w:p w14:paraId="1CD722C2" w14:textId="0806729F" w:rsidR="00AD0A10" w:rsidRDefault="00AD0A10" w:rsidP="003B5A01">
      <w:pPr>
        <w:pStyle w:val="ListParagraph"/>
        <w:numPr>
          <w:ilvl w:val="0"/>
          <w:numId w:val="19"/>
        </w:numPr>
      </w:pPr>
    </w:p>
    <w:p w14:paraId="4986A8EC" w14:textId="77777777" w:rsidR="005922CE" w:rsidRPr="0034215D" w:rsidRDefault="00211B90" w:rsidP="003B5A01">
      <w:pPr>
        <w:pStyle w:val="ListParagraph"/>
        <w:numPr>
          <w:ilvl w:val="0"/>
          <w:numId w:val="19"/>
        </w:numPr>
        <w:rPr>
          <w:b/>
          <w:bCs/>
        </w:rPr>
      </w:pPr>
      <w:r>
        <w:t>Call back Taiken from Last year.</w:t>
      </w:r>
      <w:r w:rsidR="00AB316B">
        <w:br/>
      </w:r>
      <w:r w:rsidR="00FC50B5" w:rsidRPr="003B5A01">
        <w:rPr>
          <w:b/>
          <w:bCs/>
        </w:rPr>
        <w:br/>
      </w:r>
      <w:r w:rsidR="002C2C65" w:rsidRPr="003B5A01">
        <w:rPr>
          <w:rFonts w:ascii="MS Gothic" w:eastAsia="MS Gothic" w:hAnsi="MS Gothic" w:cs="MS Gothic" w:hint="eastAsia"/>
        </w:rPr>
        <w:t>末永敬吾</w:t>
      </w:r>
      <w:r w:rsidR="002C2C65" w:rsidRPr="003B5A01">
        <w:rPr>
          <w:rFonts w:ascii="MS Gothic" w:eastAsia="MS Gothic" w:hAnsi="MS Gothic" w:cs="MS Gothic"/>
        </w:rPr>
        <w:t xml:space="preserve">: </w:t>
      </w:r>
      <w:r w:rsidR="003B5A01" w:rsidRPr="00401E9C">
        <w:t>090-8356-2346</w:t>
      </w:r>
      <w:r w:rsidR="007F4B32">
        <w:rPr>
          <w:rFonts w:hint="eastAsia"/>
        </w:rPr>
        <w:t>→</w:t>
      </w:r>
      <w:r w:rsidR="004E3AB6" w:rsidRPr="0034215D">
        <w:rPr>
          <w:rFonts w:hint="eastAsia"/>
          <w:b/>
          <w:bCs/>
        </w:rPr>
        <w:t xml:space="preserve">His father </w:t>
      </w:r>
      <w:r w:rsidR="0089481F" w:rsidRPr="0034215D">
        <w:rPr>
          <w:rFonts w:hint="eastAsia"/>
          <w:b/>
          <w:bCs/>
        </w:rPr>
        <w:t xml:space="preserve">consider that keeping </w:t>
      </w:r>
      <w:r w:rsidR="00EC71BB" w:rsidRPr="0034215D">
        <w:rPr>
          <w:rFonts w:hint="eastAsia"/>
          <w:b/>
          <w:bCs/>
        </w:rPr>
        <w:t xml:space="preserve">CURIOkids or </w:t>
      </w:r>
      <w:r w:rsidR="005922CE" w:rsidRPr="0034215D">
        <w:rPr>
          <w:b/>
          <w:bCs/>
        </w:rPr>
        <w:t>changing</w:t>
      </w:r>
      <w:r w:rsidR="005922CE" w:rsidRPr="0034215D">
        <w:rPr>
          <w:rFonts w:hint="eastAsia"/>
          <w:b/>
          <w:bCs/>
        </w:rPr>
        <w:t xml:space="preserve"> school.</w:t>
      </w:r>
    </w:p>
    <w:p w14:paraId="5ED829BC" w14:textId="77777777" w:rsidR="00430AD2" w:rsidRPr="0034215D" w:rsidRDefault="005922CE" w:rsidP="003B5A01">
      <w:pPr>
        <w:pStyle w:val="ListParagraph"/>
        <w:numPr>
          <w:ilvl w:val="0"/>
          <w:numId w:val="19"/>
        </w:numPr>
        <w:rPr>
          <w:b/>
          <w:bCs/>
        </w:rPr>
      </w:pPr>
      <w:r w:rsidRPr="0034215D">
        <w:rPr>
          <w:rFonts w:hint="eastAsia"/>
          <w:b/>
          <w:bCs/>
        </w:rPr>
        <w:t xml:space="preserve">When he will </w:t>
      </w:r>
      <w:r w:rsidRPr="0034215D">
        <w:rPr>
          <w:b/>
          <w:bCs/>
        </w:rPr>
        <w:t>decide</w:t>
      </w:r>
      <w:r w:rsidRPr="0034215D">
        <w:rPr>
          <w:rFonts w:hint="eastAsia"/>
          <w:b/>
          <w:bCs/>
        </w:rPr>
        <w:t xml:space="preserve"> </w:t>
      </w:r>
      <w:r w:rsidR="00651ED5" w:rsidRPr="0034215D">
        <w:rPr>
          <w:rFonts w:hint="eastAsia"/>
          <w:b/>
          <w:bCs/>
        </w:rPr>
        <w:t xml:space="preserve">to  join to Bee School,he will </w:t>
      </w:r>
      <w:r w:rsidR="00111951" w:rsidRPr="0034215D">
        <w:rPr>
          <w:rFonts w:hint="eastAsia"/>
          <w:b/>
          <w:bCs/>
        </w:rPr>
        <w:t>phone to Bee school.</w:t>
      </w:r>
    </w:p>
    <w:p w14:paraId="0CD86FE6" w14:textId="77777777" w:rsidR="00126BDA" w:rsidRPr="00652FE4" w:rsidRDefault="00361E26" w:rsidP="00FE4D33">
      <w:pPr>
        <w:pStyle w:val="ListParagraph"/>
        <w:numPr>
          <w:ilvl w:val="0"/>
          <w:numId w:val="19"/>
        </w:numPr>
        <w:rPr>
          <w:b/>
          <w:bCs/>
        </w:rPr>
      </w:pPr>
      <w:r>
        <w:rPr>
          <w:rFonts w:ascii="MS Gothic" w:eastAsia="MS Gothic" w:hAnsi="MS Gothic" w:cs="MS Gothic" w:hint="eastAsia"/>
          <w14:ligatures w14:val="none"/>
        </w:rPr>
        <w:t>井上</w:t>
      </w:r>
      <w:r w:rsidRPr="009A595C">
        <w:rPr>
          <w:rFonts w:ascii="MS Gothic" w:eastAsia="MS Gothic" w:hAnsi="MS Gothic" w:cs="MS Gothic"/>
          <w14:ligatures w14:val="none"/>
        </w:rPr>
        <w:t xml:space="preserve">: </w:t>
      </w:r>
      <w:r w:rsidR="00392FF4" w:rsidRPr="009A595C">
        <w:rPr>
          <w:rFonts w:hint="eastAsia"/>
        </w:rPr>
        <w:t>090-1665-0272</w:t>
      </w:r>
      <w:r w:rsidR="00B11C41">
        <w:rPr>
          <w:rFonts w:hint="eastAsia"/>
        </w:rPr>
        <w:t xml:space="preserve">　</w:t>
      </w:r>
      <w:r w:rsidR="00B11C41" w:rsidRPr="009A595C">
        <w:rPr>
          <w:rFonts w:hint="eastAsia"/>
        </w:rPr>
        <w:t>→</w:t>
      </w:r>
      <w:r w:rsidR="00141620" w:rsidRPr="00141620">
        <w:rPr>
          <w:rFonts w:hint="eastAsia"/>
          <w:b/>
          <w:bCs/>
        </w:rPr>
        <w:t>Inoue</w:t>
      </w:r>
      <w:r w:rsidR="00141620">
        <w:rPr>
          <w:rFonts w:hint="eastAsia"/>
        </w:rPr>
        <w:t xml:space="preserve"> </w:t>
      </w:r>
      <w:r w:rsidR="009A595C" w:rsidRPr="009A595C">
        <w:rPr>
          <w:rFonts w:hint="eastAsia"/>
          <w:b/>
          <w:bCs/>
        </w:rPr>
        <w:t>Sara may</w:t>
      </w:r>
      <w:r w:rsidR="009A595C">
        <w:rPr>
          <w:rFonts w:hint="eastAsia"/>
          <w:b/>
          <w:bCs/>
        </w:rPr>
        <w:t xml:space="preserve"> not start </w:t>
      </w:r>
      <w:r w:rsidR="00585B36">
        <w:rPr>
          <w:rFonts w:hint="eastAsia"/>
          <w:b/>
          <w:bCs/>
        </w:rPr>
        <w:t xml:space="preserve">to lesson </w:t>
      </w:r>
      <w:r w:rsidR="009A595C">
        <w:rPr>
          <w:rFonts w:hint="eastAsia"/>
          <w:b/>
          <w:bCs/>
        </w:rPr>
        <w:t xml:space="preserve">soon.Because </w:t>
      </w:r>
      <w:r w:rsidR="00DA6A76" w:rsidRPr="009A595C">
        <w:rPr>
          <w:rFonts w:hint="eastAsia"/>
          <w:b/>
          <w:bCs/>
        </w:rPr>
        <w:t xml:space="preserve"> </w:t>
      </w:r>
      <w:r w:rsidR="0044028B">
        <w:rPr>
          <w:rFonts w:hint="eastAsia"/>
          <w:b/>
          <w:bCs/>
        </w:rPr>
        <w:t xml:space="preserve">she </w:t>
      </w:r>
      <w:r w:rsidR="0062690F">
        <w:rPr>
          <w:rFonts w:hint="eastAsia"/>
          <w:b/>
          <w:bCs/>
        </w:rPr>
        <w:t xml:space="preserve">will </w:t>
      </w:r>
      <w:r w:rsidR="00752AF0">
        <w:rPr>
          <w:rFonts w:hint="eastAsia"/>
          <w:b/>
          <w:bCs/>
        </w:rPr>
        <w:t xml:space="preserve">try to piano </w:t>
      </w:r>
      <w:r w:rsidR="00585B36">
        <w:rPr>
          <w:rFonts w:hint="eastAsia"/>
          <w:b/>
          <w:bCs/>
        </w:rPr>
        <w:t>c</w:t>
      </w:r>
      <w:r w:rsidR="00FE4D33" w:rsidRPr="00FE4D33">
        <w:rPr>
          <w:b/>
          <w:bCs/>
          <w:lang w:val="en"/>
        </w:rPr>
        <w:t>ompetition</w:t>
      </w:r>
      <w:r w:rsidR="00585B36">
        <w:rPr>
          <w:rFonts w:hint="eastAsia"/>
          <w:b/>
          <w:bCs/>
          <w:lang w:val="en"/>
        </w:rPr>
        <w:t xml:space="preserve"> on March.</w:t>
      </w:r>
    </w:p>
    <w:p w14:paraId="049EA3C4" w14:textId="77777777" w:rsidR="00652FE4" w:rsidRPr="00A06BA6" w:rsidRDefault="00652FE4" w:rsidP="00652FE4">
      <w:pPr>
        <w:pStyle w:val="ListParagraph"/>
        <w:numPr>
          <w:ilvl w:val="0"/>
          <w:numId w:val="19"/>
        </w:numPr>
        <w:rPr>
          <w:b/>
          <w:bCs/>
          <w:lang w:val="en"/>
        </w:rPr>
      </w:pPr>
      <w:r w:rsidRPr="00A06BA6">
        <w:rPr>
          <w:b/>
          <w:bCs/>
        </w:rPr>
        <w:t>Why did you make me call Inoue?</w:t>
      </w:r>
      <w:r>
        <w:rPr>
          <w:rFonts w:hint="eastAsia"/>
          <w:b/>
          <w:bCs/>
        </w:rPr>
        <w:t xml:space="preserve"> </w:t>
      </w:r>
      <w:r>
        <w:rPr>
          <w:b/>
          <w:bCs/>
        </w:rPr>
        <w:t>A</w:t>
      </w:r>
      <w:r>
        <w:rPr>
          <w:rFonts w:hint="eastAsia"/>
          <w:b/>
          <w:bCs/>
        </w:rPr>
        <w:t>bout Karen? Sara? Gou?</w:t>
      </w:r>
    </w:p>
    <w:p w14:paraId="54FD4E2C" w14:textId="7ADDB365" w:rsidR="00652FE4" w:rsidRPr="00A06BA6" w:rsidRDefault="00652FE4" w:rsidP="00652FE4">
      <w:pPr>
        <w:pStyle w:val="ListParagraph"/>
        <w:numPr>
          <w:ilvl w:val="0"/>
          <w:numId w:val="19"/>
        </w:numPr>
        <w:rPr>
          <w:b/>
          <w:bCs/>
          <w:lang w:val="en"/>
        </w:rPr>
      </w:pPr>
      <w:r w:rsidRPr="00A06BA6">
        <w:rPr>
          <w:rFonts w:hint="eastAsia"/>
          <w:b/>
          <w:bCs/>
          <w:lang w:val="en"/>
        </w:rPr>
        <w:t xml:space="preserve"> </w:t>
      </w:r>
      <w:r>
        <w:rPr>
          <w:rFonts w:hint="eastAsia"/>
          <w:b/>
          <w:bCs/>
          <w:lang w:val="en"/>
        </w:rPr>
        <w:t>I can</w:t>
      </w:r>
      <w:r>
        <w:rPr>
          <w:b/>
          <w:bCs/>
          <w:lang w:val="en"/>
        </w:rPr>
        <w:t>’</w:t>
      </w:r>
      <w:r>
        <w:rPr>
          <w:rFonts w:hint="eastAsia"/>
          <w:b/>
          <w:bCs/>
          <w:lang w:val="en"/>
        </w:rPr>
        <w:t>t understand.</w:t>
      </w:r>
      <w:r w:rsidR="00A7212A">
        <w:rPr>
          <w:rFonts w:hint="eastAsia"/>
          <w:b/>
          <w:bCs/>
          <w:lang w:val="en"/>
        </w:rPr>
        <w:t xml:space="preserve"> </w:t>
      </w:r>
      <w:r w:rsidR="00375900">
        <w:rPr>
          <w:rFonts w:hint="eastAsia"/>
          <w:b/>
          <w:bCs/>
          <w:lang w:val="en"/>
        </w:rPr>
        <w:t>You didn</w:t>
      </w:r>
      <w:r w:rsidR="00375900">
        <w:rPr>
          <w:b/>
          <w:bCs/>
          <w:lang w:val="en"/>
        </w:rPr>
        <w:t>’</w:t>
      </w:r>
      <w:r w:rsidR="00375900">
        <w:rPr>
          <w:rFonts w:hint="eastAsia"/>
          <w:b/>
          <w:bCs/>
          <w:lang w:val="en"/>
        </w:rPr>
        <w:t xml:space="preserve">t </w:t>
      </w:r>
      <w:r>
        <w:rPr>
          <w:rFonts w:hint="eastAsia"/>
          <w:b/>
          <w:bCs/>
          <w:lang w:val="en"/>
        </w:rPr>
        <w:t>explain about detail.</w:t>
      </w:r>
    </w:p>
    <w:p w14:paraId="00CEAF7A" w14:textId="1EFDD3D2" w:rsidR="00EF24DE" w:rsidRPr="00EF24DE" w:rsidRDefault="00141620" w:rsidP="00020109">
      <w:pPr>
        <w:pStyle w:val="ListParagraph"/>
        <w:numPr>
          <w:ilvl w:val="0"/>
          <w:numId w:val="19"/>
        </w:numPr>
        <w:rPr>
          <w:b/>
          <w:bCs/>
        </w:rPr>
      </w:pPr>
      <w:r w:rsidRPr="00EF24DE">
        <w:rPr>
          <w:rFonts w:hint="eastAsia"/>
          <w:b/>
          <w:bCs/>
          <w:lang w:val="en"/>
        </w:rPr>
        <w:t xml:space="preserve">I </w:t>
      </w:r>
      <w:r w:rsidR="00126BDA" w:rsidRPr="00EF24DE">
        <w:rPr>
          <w:rFonts w:hint="eastAsia"/>
          <w:b/>
          <w:bCs/>
          <w:lang w:val="en"/>
        </w:rPr>
        <w:t xml:space="preserve">thought that you </w:t>
      </w:r>
      <w:r w:rsidR="00126BDA" w:rsidRPr="00EF24DE">
        <w:rPr>
          <w:b/>
          <w:bCs/>
          <w:lang w:val="en"/>
        </w:rPr>
        <w:t>recommend</w:t>
      </w:r>
      <w:r w:rsidR="002B031D">
        <w:rPr>
          <w:rFonts w:hint="eastAsia"/>
          <w:b/>
          <w:bCs/>
          <w:lang w:val="en"/>
        </w:rPr>
        <w:t xml:space="preserve"> </w:t>
      </w:r>
      <w:r w:rsidR="00310152">
        <w:rPr>
          <w:rFonts w:hint="eastAsia"/>
          <w:b/>
          <w:bCs/>
          <w:lang w:val="en"/>
        </w:rPr>
        <w:t xml:space="preserve">for </w:t>
      </w:r>
      <w:r w:rsidR="00F150C4">
        <w:rPr>
          <w:rFonts w:hint="eastAsia"/>
          <w:b/>
          <w:bCs/>
          <w:lang w:val="en"/>
        </w:rPr>
        <w:t xml:space="preserve">Inoue </w:t>
      </w:r>
      <w:r w:rsidR="002B031D">
        <w:rPr>
          <w:rFonts w:hint="eastAsia"/>
          <w:b/>
          <w:bCs/>
          <w:lang w:val="en"/>
        </w:rPr>
        <w:t xml:space="preserve">Sara </w:t>
      </w:r>
      <w:r w:rsidR="004E2A1E" w:rsidRPr="00EF24DE">
        <w:rPr>
          <w:rFonts w:hint="eastAsia"/>
          <w:b/>
          <w:bCs/>
          <w:lang w:val="en"/>
        </w:rPr>
        <w:t>to join to new student</w:t>
      </w:r>
      <w:r w:rsidR="00EF24DE" w:rsidRPr="00EF24DE">
        <w:rPr>
          <w:b/>
          <w:bCs/>
          <w:lang w:val="en"/>
        </w:rPr>
        <w:t>’</w:t>
      </w:r>
      <w:r w:rsidR="004E2A1E" w:rsidRPr="00EF24DE">
        <w:rPr>
          <w:rFonts w:hint="eastAsia"/>
          <w:b/>
          <w:bCs/>
          <w:lang w:val="en"/>
        </w:rPr>
        <w:t xml:space="preserve">s </w:t>
      </w:r>
      <w:r w:rsidR="00C547B1" w:rsidRPr="00EF24DE">
        <w:rPr>
          <w:rFonts w:hint="eastAsia"/>
          <w:b/>
          <w:bCs/>
          <w:lang w:val="en"/>
        </w:rPr>
        <w:t xml:space="preserve"> </w:t>
      </w:r>
      <w:r w:rsidR="00EF24DE" w:rsidRPr="00EF24DE">
        <w:rPr>
          <w:rFonts w:hint="eastAsia"/>
          <w:b/>
          <w:bCs/>
          <w:lang w:val="en"/>
        </w:rPr>
        <w:t>class</w:t>
      </w:r>
      <w:r w:rsidR="00EF24DE">
        <w:rPr>
          <w:rFonts w:hint="eastAsia"/>
          <w:b/>
          <w:bCs/>
          <w:lang w:val="en"/>
        </w:rPr>
        <w:t>.</w:t>
      </w:r>
    </w:p>
    <w:p w14:paraId="16A16761" w14:textId="4B05D022" w:rsidR="00193B3B" w:rsidRDefault="0065226C" w:rsidP="00020109">
      <w:pPr>
        <w:pStyle w:val="ListParagraph"/>
        <w:numPr>
          <w:ilvl w:val="0"/>
          <w:numId w:val="19"/>
        </w:numPr>
        <w:rPr>
          <w:b/>
          <w:bCs/>
        </w:rPr>
      </w:pPr>
      <w:r>
        <w:rPr>
          <w:rFonts w:hint="eastAsia"/>
          <w:b/>
          <w:bCs/>
        </w:rPr>
        <w:t xml:space="preserve">I </w:t>
      </w:r>
      <w:r>
        <w:rPr>
          <w:b/>
          <w:bCs/>
        </w:rPr>
        <w:t>recommended</w:t>
      </w:r>
      <w:r>
        <w:rPr>
          <w:rFonts w:hint="eastAsia"/>
          <w:b/>
          <w:bCs/>
        </w:rPr>
        <w:t xml:space="preserve"> for Inoue </w:t>
      </w:r>
      <w:r>
        <w:rPr>
          <w:b/>
          <w:bCs/>
        </w:rPr>
        <w:t>mother</w:t>
      </w:r>
      <w:r>
        <w:rPr>
          <w:rFonts w:hint="eastAsia"/>
          <w:b/>
          <w:bCs/>
        </w:rPr>
        <w:t xml:space="preserve"> </w:t>
      </w:r>
      <w:r w:rsidR="00F150C4">
        <w:rPr>
          <w:rFonts w:hint="eastAsia"/>
          <w:b/>
          <w:bCs/>
        </w:rPr>
        <w:t>already</w:t>
      </w:r>
      <w:r w:rsidR="00497B9B">
        <w:rPr>
          <w:rFonts w:hint="eastAsia"/>
          <w:b/>
          <w:bCs/>
        </w:rPr>
        <w:t xml:space="preserve">.She consider that Monday </w:t>
      </w:r>
      <w:r w:rsidR="00193B3B">
        <w:rPr>
          <w:rFonts w:hint="eastAsia"/>
          <w:b/>
          <w:bCs/>
        </w:rPr>
        <w:t>7pm.</w:t>
      </w:r>
    </w:p>
    <w:p w14:paraId="183EF344" w14:textId="499CB5CB" w:rsidR="00917880" w:rsidRPr="009570EA" w:rsidRDefault="00193B3B" w:rsidP="00020109">
      <w:pPr>
        <w:pStyle w:val="ListParagraph"/>
        <w:numPr>
          <w:ilvl w:val="0"/>
          <w:numId w:val="19"/>
        </w:numPr>
        <w:rPr>
          <w:b/>
          <w:bCs/>
        </w:rPr>
      </w:pPr>
      <w:r>
        <w:rPr>
          <w:rFonts w:hint="eastAsia"/>
          <w:b/>
          <w:bCs/>
        </w:rPr>
        <w:t xml:space="preserve">But </w:t>
      </w:r>
      <w:r w:rsidR="00917880" w:rsidRPr="00EF24DE">
        <w:rPr>
          <w:rFonts w:hint="eastAsia"/>
          <w:b/>
          <w:bCs/>
          <w:lang w:val="en"/>
        </w:rPr>
        <w:t xml:space="preserve">I </w:t>
      </w:r>
      <w:r w:rsidR="00C23467" w:rsidRPr="00EF24DE">
        <w:rPr>
          <w:rFonts w:hint="eastAsia"/>
          <w:b/>
          <w:bCs/>
          <w:lang w:val="en"/>
        </w:rPr>
        <w:t>asked Nao about Inoue Sara.</w:t>
      </w:r>
      <w:r w:rsidR="00141620" w:rsidRPr="00EF24DE">
        <w:rPr>
          <w:rFonts w:hint="eastAsia"/>
          <w:b/>
          <w:bCs/>
          <w:lang w:val="en"/>
        </w:rPr>
        <w:t xml:space="preserve"> </w:t>
      </w:r>
      <w:r>
        <w:rPr>
          <w:rFonts w:hint="eastAsia"/>
          <w:b/>
          <w:bCs/>
          <w:lang w:val="en"/>
        </w:rPr>
        <w:t>I</w:t>
      </w:r>
      <w:r w:rsidR="00C23467" w:rsidRPr="00EF24DE">
        <w:rPr>
          <w:rFonts w:hint="eastAsia"/>
          <w:b/>
          <w:bCs/>
          <w:lang w:val="en"/>
        </w:rPr>
        <w:t xml:space="preserve">noue Sara </w:t>
      </w:r>
      <w:r w:rsidR="00287ECD" w:rsidRPr="00EF24DE">
        <w:rPr>
          <w:rFonts w:hint="eastAsia"/>
          <w:b/>
          <w:bCs/>
          <w:lang w:val="en"/>
        </w:rPr>
        <w:t>level is high.</w:t>
      </w:r>
    </w:p>
    <w:p w14:paraId="1ED9C29E" w14:textId="036E2D73" w:rsidR="009570EA" w:rsidRPr="00193B3B" w:rsidRDefault="009570EA" w:rsidP="00020109">
      <w:pPr>
        <w:pStyle w:val="ListParagraph"/>
        <w:numPr>
          <w:ilvl w:val="0"/>
          <w:numId w:val="19"/>
        </w:numPr>
        <w:rPr>
          <w:b/>
          <w:bCs/>
        </w:rPr>
      </w:pPr>
      <w:r>
        <w:rPr>
          <w:rFonts w:hint="eastAsia"/>
          <w:b/>
          <w:bCs/>
          <w:lang w:val="en"/>
        </w:rPr>
        <w:t>I have to call Inoue mother again.</w:t>
      </w:r>
    </w:p>
    <w:p w14:paraId="6FF4E236" w14:textId="66332898" w:rsidR="00211B90" w:rsidRPr="00A06BA6" w:rsidRDefault="00211B90" w:rsidP="003B5A01">
      <w:pPr>
        <w:pStyle w:val="ListParagraph"/>
        <w:numPr>
          <w:ilvl w:val="0"/>
          <w:numId w:val="19"/>
        </w:numPr>
        <w:rPr>
          <w:b/>
          <w:bCs/>
          <w:lang w:val="en"/>
        </w:rPr>
      </w:pPr>
    </w:p>
    <w:p w14:paraId="16F0FA93" w14:textId="7DF67A77" w:rsidR="007D2730" w:rsidRDefault="003D675A" w:rsidP="007D2730">
      <w:pPr>
        <w:pStyle w:val="ListParagraph"/>
        <w:numPr>
          <w:ilvl w:val="0"/>
          <w:numId w:val="19"/>
        </w:numPr>
      </w:pPr>
      <w:r>
        <w:rPr>
          <w:noProof/>
        </w:rPr>
        <w:lastRenderedPageBreak/>
        <mc:AlternateContent>
          <mc:Choice Requires="wpi">
            <w:drawing>
              <wp:anchor distT="0" distB="0" distL="114300" distR="114300" simplePos="0" relativeHeight="251658240" behindDoc="0" locked="0" layoutInCell="1" allowOverlap="1" wp14:anchorId="42AF1417" wp14:editId="3A6E6589">
                <wp:simplePos x="0" y="0"/>
                <wp:positionH relativeFrom="column">
                  <wp:posOffset>341061</wp:posOffset>
                </wp:positionH>
                <wp:positionV relativeFrom="paragraph">
                  <wp:posOffset>310298</wp:posOffset>
                </wp:positionV>
                <wp:extent cx="3167280" cy="2534040"/>
                <wp:effectExtent l="38100" t="38100" r="52705" b="38100"/>
                <wp:wrapNone/>
                <wp:docPr id="141669360"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3167280" cy="2534040"/>
                      </w14:xfrm>
                    </w14:contentPart>
                  </a:graphicData>
                </a:graphic>
              </wp:anchor>
            </w:drawing>
          </mc:Choice>
          <mc:Fallback xmlns:arto="http://schemas.microsoft.com/office/word/2006/arto">
            <w:pict>
              <v:shapetype w14:anchorId="0365F79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6.35pt;margin-top:23.95pt;width:250.4pt;height:200.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">
                <v:imagedata r:id="rId12" o:title=""/>
              </v:shape>
            </w:pict>
          </mc:Fallback>
        </mc:AlternateContent>
      </w:r>
      <w:r w:rsidR="00CA3703">
        <w:t xml:space="preserve">2 - </w:t>
      </w:r>
      <w:r w:rsidR="007D2730">
        <w:t>M</w:t>
      </w:r>
      <w:r w:rsidR="007D2730">
        <w:rPr>
          <w:rFonts w:hint="eastAsia"/>
        </w:rPr>
        <w:t xml:space="preserve">ake the text for the </w:t>
      </w:r>
      <w:r w:rsidR="007D2730">
        <w:rPr>
          <w:rFonts w:hint="eastAsia"/>
        </w:rPr>
        <w:t xml:space="preserve">長文　</w:t>
      </w:r>
      <w:r w:rsidR="007D2730">
        <w:rPr>
          <w:rFonts w:hint="eastAsia"/>
        </w:rPr>
        <w:t>section on the website</w:t>
      </w:r>
      <w:r w:rsidR="00C47F83">
        <w:t xml:space="preserve"> (</w:t>
      </w:r>
      <w:hyperlink r:id="rId13" w:history="1">
        <w:r w:rsidR="00C47F83" w:rsidRPr="00E05E47">
          <w:rPr>
            <w:rStyle w:val="Hyperlink"/>
          </w:rPr>
          <w:t>here is the link</w:t>
        </w:r>
      </w:hyperlink>
      <w:r w:rsidR="00C47F83">
        <w:t>)</w:t>
      </w:r>
      <w:r w:rsidR="007D2730">
        <w:br/>
      </w:r>
      <w:r w:rsidR="00167721" w:rsidRPr="00167721">
        <w:rPr>
          <w:noProof/>
        </w:rPr>
        <w:drawing>
          <wp:inline distT="0" distB="0" distL="0" distR="0" wp14:anchorId="614AADBC" wp14:editId="2A0F7E2E">
            <wp:extent cx="3029373" cy="5315692"/>
            <wp:effectExtent l="0" t="0" r="0" b="0"/>
            <wp:docPr id="129849309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93096" name="Picture 1" descr="A screenshot of a phone&#10;&#10;Description automatically generated"/>
                    <pic:cNvPicPr/>
                  </pic:nvPicPr>
                  <pic:blipFill>
                    <a:blip r:embed="rId14"/>
                    <a:stretch>
                      <a:fillRect/>
                    </a:stretch>
                  </pic:blipFill>
                  <pic:spPr>
                    <a:xfrm>
                      <a:off x="0" y="0"/>
                      <a:ext cx="3029373" cy="5315692"/>
                    </a:xfrm>
                    <a:prstGeom prst="rect">
                      <a:avLst/>
                    </a:prstGeom>
                  </pic:spPr>
                </pic:pic>
              </a:graphicData>
            </a:graphic>
          </wp:inline>
        </w:drawing>
      </w:r>
      <w:r w:rsidR="00167721">
        <w:br/>
      </w:r>
      <w:r w:rsidR="00167721">
        <w:br/>
      </w:r>
      <w:r w:rsidR="00167721">
        <w:rPr>
          <w:rFonts w:hint="eastAsia"/>
        </w:rPr>
        <w:t>P</w:t>
      </w:r>
      <w:r w:rsidR="00167721">
        <w:t>l</w:t>
      </w:r>
      <w:r w:rsidR="00167721">
        <w:rPr>
          <w:rFonts w:hint="eastAsia"/>
        </w:rPr>
        <w:t xml:space="preserve">ease leave the text here. (On the current file). Has to be done for Level </w:t>
      </w:r>
      <w:r w:rsidR="00D72F67">
        <w:rPr>
          <w:rFonts w:hint="eastAsia"/>
        </w:rPr>
        <w:t>3 and above</w:t>
      </w:r>
    </w:p>
    <w:p w14:paraId="0BE5229D" w14:textId="3E5F0CC4" w:rsidR="00B61D21" w:rsidRDefault="00B61D21" w:rsidP="007D2730">
      <w:pPr>
        <w:pStyle w:val="ListParagraph"/>
        <w:numPr>
          <w:ilvl w:val="0"/>
          <w:numId w:val="19"/>
        </w:numPr>
      </w:pPr>
      <w:hyperlink r:id="rId15" w:history="1">
        <w:r w:rsidRPr="00C76180">
          <w:rPr>
            <w:rStyle w:val="Hyperlink"/>
            <w:rFonts w:hint="eastAsia"/>
          </w:rPr>
          <w:t>Level 4</w:t>
        </w:r>
      </w:hyperlink>
      <w:r>
        <w:rPr>
          <w:rFonts w:hint="eastAsia"/>
        </w:rPr>
        <w:t xml:space="preserve">, </w:t>
      </w:r>
      <w:hyperlink r:id="rId16" w:history="1">
        <w:r w:rsidRPr="009E04BE">
          <w:rPr>
            <w:rStyle w:val="Hyperlink"/>
            <w:rFonts w:hint="eastAsia"/>
          </w:rPr>
          <w:t>level 3</w:t>
        </w:r>
      </w:hyperlink>
      <w:r>
        <w:rPr>
          <w:rFonts w:hint="eastAsia"/>
        </w:rPr>
        <w:t xml:space="preserve"> , </w:t>
      </w:r>
      <w:hyperlink r:id="rId17" w:history="1">
        <w:r w:rsidRPr="009E04BE">
          <w:rPr>
            <w:rStyle w:val="Hyperlink"/>
            <w:rFonts w:hint="eastAsia"/>
          </w:rPr>
          <w:t>level Ju2</w:t>
        </w:r>
      </w:hyperlink>
      <w:r>
        <w:rPr>
          <w:rFonts w:hint="eastAsia"/>
        </w:rPr>
        <w:t xml:space="preserve">, </w:t>
      </w:r>
      <w:hyperlink r:id="rId18" w:history="1">
        <w:r w:rsidRPr="00523200">
          <w:rPr>
            <w:rStyle w:val="Hyperlink"/>
            <w:rFonts w:hint="eastAsia"/>
          </w:rPr>
          <w:t>level 2</w:t>
        </w:r>
      </w:hyperlink>
    </w:p>
    <w:p w14:paraId="34419773" w14:textId="08E3E1C4" w:rsidR="003F79E8" w:rsidRDefault="00CA3703" w:rsidP="004D4A0F">
      <w:pPr>
        <w:ind w:left="720" w:hanging="360"/>
      </w:pPr>
      <w:r>
        <w:t xml:space="preserve">3 - </w:t>
      </w:r>
      <w:r w:rsidR="003F79E8">
        <w:rPr>
          <w:rFonts w:hint="eastAsia"/>
        </w:rPr>
        <w:t>Is this sentence ok:</w:t>
      </w:r>
      <w:r w:rsidR="003F79E8" w:rsidRPr="003F79E8">
        <w:t xml:space="preserve"> </w:t>
      </w:r>
      <w:r w:rsidR="003F79E8" w:rsidRPr="003F79E8">
        <w:t>プロの面接官によるリアルな模擬試験と個別指導を提供します。</w:t>
      </w:r>
      <w:r w:rsidR="003F79E8">
        <w:rPr>
          <w:rFonts w:hint="eastAsia"/>
        </w:rPr>
        <w:t>??</w:t>
      </w:r>
    </w:p>
    <w:p w14:paraId="5AB33115" w14:textId="2F9006CD" w:rsidR="00E73428" w:rsidRDefault="00E73428" w:rsidP="004D4A0F">
      <w:pPr>
        <w:ind w:left="720" w:hanging="360"/>
      </w:pPr>
      <w:r>
        <w:t>Mail Mao: She paid for tuition  Saturday in cash. But I have double charge for rico iin January.</w:t>
      </w:r>
      <w:r>
        <w:br/>
        <w:t>So keep the cash in drawer and give back the next time she comes.</w:t>
      </w:r>
      <w:r w:rsidR="003E1942">
        <w:rPr>
          <w:rFonts w:hint="eastAsia"/>
        </w:rPr>
        <w:t>➡</w:t>
      </w:r>
      <w:r w:rsidR="003E1942">
        <w:rPr>
          <w:rFonts w:hint="eastAsia"/>
        </w:rPr>
        <w:t>OK</w:t>
      </w:r>
      <w:r w:rsidR="00BB381C">
        <w:rPr>
          <w:rFonts w:hint="eastAsia"/>
        </w:rPr>
        <w:t xml:space="preserve">.I </w:t>
      </w:r>
      <w:r w:rsidR="005B09E8">
        <w:rPr>
          <w:rFonts w:hint="eastAsia"/>
        </w:rPr>
        <w:t xml:space="preserve">said </w:t>
      </w:r>
      <w:r w:rsidR="004C3194">
        <w:rPr>
          <w:rFonts w:hint="eastAsia"/>
        </w:rPr>
        <w:t xml:space="preserve">her mother </w:t>
      </w:r>
      <w:r w:rsidR="00EA611F">
        <w:rPr>
          <w:rFonts w:hint="eastAsia"/>
        </w:rPr>
        <w:t xml:space="preserve">about </w:t>
      </w:r>
      <w:r w:rsidR="00DA1A5E">
        <w:rPr>
          <w:rFonts w:hint="eastAsia"/>
        </w:rPr>
        <w:t>it.</w:t>
      </w:r>
    </w:p>
    <w:p w14:paraId="01B2D4AA" w14:textId="769D2BE6" w:rsidR="00E80685" w:rsidRDefault="00CD310F" w:rsidP="004D4A0F">
      <w:pPr>
        <w:ind w:left="720" w:hanging="360"/>
      </w:pPr>
      <w:r>
        <w:rPr>
          <w:rFonts w:hint="eastAsia"/>
        </w:rPr>
        <w:t>12</w:t>
      </w:r>
      <w:r w:rsidR="00E80685">
        <w:rPr>
          <w:rFonts w:hint="eastAsia"/>
        </w:rPr>
        <w:t>/18/2024</w:t>
      </w:r>
    </w:p>
    <w:p w14:paraId="2347FED7" w14:textId="1EEF216B" w:rsidR="00FF7860" w:rsidRDefault="001F22D9" w:rsidP="004D4A0F">
      <w:pPr>
        <w:ind w:left="720" w:hanging="360"/>
      </w:pPr>
      <w:r>
        <w:rPr>
          <w:rFonts w:hint="eastAsia"/>
        </w:rPr>
        <w:t>・</w:t>
      </w:r>
      <w:r w:rsidR="00A02D9E">
        <w:rPr>
          <w:rFonts w:hint="eastAsia"/>
        </w:rPr>
        <w:t>角さ</w:t>
      </w:r>
      <w:r w:rsidR="00450643">
        <w:rPr>
          <w:rFonts w:hint="eastAsia"/>
        </w:rPr>
        <w:t>ん、</w:t>
      </w:r>
      <w:r w:rsidR="00E060D4">
        <w:rPr>
          <w:rFonts w:hint="eastAsia"/>
        </w:rPr>
        <w:t>１２月</w:t>
      </w:r>
      <w:r w:rsidR="000B061B">
        <w:rPr>
          <w:rFonts w:hint="eastAsia"/>
        </w:rPr>
        <w:t>は４回欠席のため</w:t>
      </w:r>
      <w:r w:rsidR="00C535DF">
        <w:rPr>
          <w:rFonts w:hint="eastAsia"/>
        </w:rPr>
        <w:t>引き落とし無し</w:t>
      </w:r>
      <w:r w:rsidR="00E72F0E">
        <w:rPr>
          <w:rFonts w:hint="eastAsia"/>
        </w:rPr>
        <w:t>のまま</w:t>
      </w:r>
      <w:r>
        <w:rPr>
          <w:rFonts w:hint="eastAsia"/>
        </w:rPr>
        <w:t>OK</w:t>
      </w:r>
    </w:p>
    <w:p w14:paraId="47DB1E9E" w14:textId="72450185" w:rsidR="00074BC9" w:rsidRDefault="00D819D0" w:rsidP="004D4A0F">
      <w:pPr>
        <w:ind w:left="720" w:hanging="360"/>
      </w:pPr>
      <w:r>
        <w:rPr>
          <w:rFonts w:hint="eastAsia"/>
        </w:rPr>
        <w:t>・</w:t>
      </w:r>
      <w:r w:rsidR="00074BC9">
        <w:rPr>
          <w:rFonts w:hint="eastAsia"/>
        </w:rPr>
        <w:t>辻杏莉さん</w:t>
      </w:r>
      <w:r w:rsidR="00844EFA">
        <w:rPr>
          <w:rFonts w:hint="eastAsia"/>
        </w:rPr>
        <w:t xml:space="preserve">　</w:t>
      </w:r>
      <w:r w:rsidR="00074BC9">
        <w:rPr>
          <w:rFonts w:hint="eastAsia"/>
        </w:rPr>
        <w:t>1</w:t>
      </w:r>
      <w:r w:rsidR="00074BC9">
        <w:rPr>
          <w:rFonts w:hint="eastAsia"/>
        </w:rPr>
        <w:t>月</w:t>
      </w:r>
      <w:r w:rsidR="00074BC9">
        <w:rPr>
          <w:rFonts w:hint="eastAsia"/>
        </w:rPr>
        <w:t>13</w:t>
      </w:r>
      <w:r w:rsidR="00074BC9">
        <w:rPr>
          <w:rFonts w:hint="eastAsia"/>
        </w:rPr>
        <w:t>日に英検試験</w:t>
      </w:r>
      <w:r w:rsidR="00074BC9">
        <w:rPr>
          <w:rFonts w:hint="eastAsia"/>
        </w:rPr>
        <w:t>2</w:t>
      </w:r>
      <w:r w:rsidR="00074BC9">
        <w:rPr>
          <w:rFonts w:hint="eastAsia"/>
        </w:rPr>
        <w:t>級を受験されるとのこと</w:t>
      </w:r>
    </w:p>
    <w:p w14:paraId="1E740FCE" w14:textId="77777777" w:rsidR="00AF479A" w:rsidRDefault="00844EFA" w:rsidP="004D4A0F">
      <w:pPr>
        <w:ind w:left="720" w:hanging="360"/>
      </w:pPr>
      <w:r>
        <w:rPr>
          <w:rFonts w:hint="eastAsia"/>
        </w:rPr>
        <w:lastRenderedPageBreak/>
        <w:t>セミプライベートレッスン入りたい</w:t>
      </w:r>
      <w:r w:rsidR="00AF479A">
        <w:rPr>
          <w:rFonts w:hint="eastAsia"/>
        </w:rPr>
        <w:t>と思った</w:t>
      </w:r>
      <w:r>
        <w:rPr>
          <w:rFonts w:hint="eastAsia"/>
        </w:rPr>
        <w:t>。</w:t>
      </w:r>
    </w:p>
    <w:p w14:paraId="3FD21C08" w14:textId="1DD20E1C" w:rsidR="00844EFA" w:rsidRDefault="00844EFA" w:rsidP="004D4A0F">
      <w:pPr>
        <w:ind w:left="720" w:hanging="360"/>
      </w:pPr>
      <w:r>
        <w:rPr>
          <w:rFonts w:hint="eastAsia"/>
        </w:rPr>
        <w:t>ただ、</w:t>
      </w:r>
      <w:r w:rsidR="003C02BD">
        <w:rPr>
          <w:rFonts w:hint="eastAsia"/>
        </w:rPr>
        <w:t>入会金と諸経費がホームページに記載されていなかったので無いと思っていた。</w:t>
      </w:r>
    </w:p>
    <w:p w14:paraId="1A5AB187" w14:textId="3FFF9F95" w:rsidR="003C02BD" w:rsidRDefault="003C02BD" w:rsidP="004D4A0F">
      <w:pPr>
        <w:ind w:left="720" w:hanging="360"/>
      </w:pPr>
    </w:p>
    <w:p w14:paraId="7A8D3E02" w14:textId="77777777" w:rsidR="001F22D9" w:rsidRDefault="001F22D9" w:rsidP="004D4A0F">
      <w:pPr>
        <w:ind w:left="720" w:hanging="360"/>
      </w:pPr>
    </w:p>
    <w:p w14:paraId="60F5EFA8" w14:textId="3BDFA9C7" w:rsidR="004D4A0F" w:rsidRDefault="004D4A0F" w:rsidP="004D4A0F">
      <w:pPr>
        <w:ind w:left="720" w:hanging="360"/>
      </w:pPr>
      <w:r>
        <w:rPr>
          <w:rFonts w:hint="eastAsia"/>
        </w:rPr>
        <w:t>12/</w:t>
      </w:r>
      <w:r w:rsidR="001F2E5C">
        <w:t>1</w:t>
      </w:r>
      <w:r w:rsidR="009102DE">
        <w:t>8</w:t>
      </w:r>
      <w:r>
        <w:rPr>
          <w:rFonts w:hint="eastAsia"/>
        </w:rPr>
        <w:t>/2024</w:t>
      </w:r>
    </w:p>
    <w:p w14:paraId="7ABF13CD" w14:textId="01FA42EC" w:rsidR="00FC5121" w:rsidRDefault="00FC5121" w:rsidP="00F949FB">
      <w:pPr>
        <w:pStyle w:val="ListParagraph"/>
        <w:numPr>
          <w:ilvl w:val="0"/>
          <w:numId w:val="18"/>
        </w:numPr>
      </w:pPr>
      <w:r>
        <w:rPr>
          <w:rFonts w:hint="eastAsia"/>
        </w:rPr>
        <w:t>Ask Thomas to leave me his book</w:t>
      </w:r>
    </w:p>
    <w:p w14:paraId="724D6C77" w14:textId="420A9255" w:rsidR="00F949FB" w:rsidRDefault="00F949FB" w:rsidP="00F949FB">
      <w:pPr>
        <w:pStyle w:val="ListParagraph"/>
        <w:numPr>
          <w:ilvl w:val="0"/>
          <w:numId w:val="18"/>
        </w:numPr>
      </w:pPr>
      <w:r>
        <w:rPr>
          <w:rFonts w:hint="eastAsia"/>
        </w:rPr>
        <w:t xml:space="preserve">Is Yuta coming on  Thursday AND </w:t>
      </w:r>
      <w:r>
        <w:t>F</w:t>
      </w:r>
      <w:r>
        <w:rPr>
          <w:rFonts w:hint="eastAsia"/>
        </w:rPr>
        <w:t>riday?</w:t>
      </w:r>
      <w:r>
        <w:br/>
      </w:r>
      <w:r>
        <w:rPr>
          <w:rFonts w:hint="eastAsia"/>
        </w:rPr>
        <w:t xml:space="preserve">Did you </w:t>
      </w:r>
      <w:r>
        <w:t>write</w:t>
      </w:r>
      <w:r>
        <w:rPr>
          <w:rFonts w:hint="eastAsia"/>
        </w:rPr>
        <w:t xml:space="preserve"> it for Friday??</w:t>
      </w:r>
    </w:p>
    <w:p w14:paraId="7154ED59" w14:textId="69D6D8F0" w:rsidR="00F6129E" w:rsidRDefault="00964562" w:rsidP="00F6129E">
      <w:pPr>
        <w:pStyle w:val="ListParagraph"/>
      </w:pPr>
      <w:r>
        <w:rPr>
          <w:rFonts w:hint="eastAsia"/>
        </w:rPr>
        <w:t xml:space="preserve">Tuji ANrin TAIKEN </w:t>
      </w:r>
      <w:r>
        <w:t>W</w:t>
      </w:r>
      <w:r>
        <w:rPr>
          <w:rFonts w:hint="eastAsia"/>
        </w:rPr>
        <w:t>ednesday 18 at 1700</w:t>
      </w:r>
      <w:r w:rsidR="00060DAC">
        <w:br/>
        <w:t>- stamp all the envelopes</w:t>
      </w:r>
    </w:p>
    <w:p w14:paraId="62227155" w14:textId="04C4A869" w:rsidR="00F6129E" w:rsidRDefault="00F6129E" w:rsidP="00F6129E">
      <w:pPr>
        <w:pStyle w:val="ListParagraph"/>
      </w:pPr>
      <w:r w:rsidRPr="001F011A">
        <w:rPr>
          <w:rFonts w:hint="eastAsia"/>
        </w:rPr>
        <w:t>Ask feedback</w:t>
      </w:r>
      <w:r w:rsidRPr="001F011A">
        <w:br/>
      </w:r>
      <w:hyperlink r:id="rId19" w:history="1">
        <w:r w:rsidRPr="001F011A">
          <w:rPr>
            <w:rStyle w:val="Hyperlink"/>
          </w:rPr>
          <w:t>hsakn11@gmail.com</w:t>
        </w:r>
      </w:hyperlink>
      <w:r w:rsidRPr="001F011A">
        <w:rPr>
          <w:rFonts w:hint="eastAsia"/>
        </w:rPr>
        <w:t xml:space="preserve"> SEN</w:t>
      </w:r>
      <w:r>
        <w:rPr>
          <w:rFonts w:hint="eastAsia"/>
        </w:rPr>
        <w:t xml:space="preserve">A and her brother </w:t>
      </w:r>
      <w:r>
        <w:br/>
      </w:r>
      <w:hyperlink r:id="rId20" w:history="1">
        <w:r w:rsidRPr="00A36751">
          <w:rPr>
            <w:rStyle w:val="Hyperlink"/>
          </w:rPr>
          <w:t>thedeguchifamily@gmail.com</w:t>
        </w:r>
      </w:hyperlink>
      <w:r>
        <w:rPr>
          <w:rFonts w:hint="eastAsia"/>
        </w:rPr>
        <w:t xml:space="preserve"> Yasuaki </w:t>
      </w:r>
      <w:r w:rsidRPr="0007390D">
        <w:rPr>
          <w:rFonts w:hint="eastAsia"/>
        </w:rPr>
        <w:t>出口やすあき</w:t>
      </w:r>
      <w:r w:rsidR="00172C7C">
        <w:rPr>
          <w:rFonts w:hint="eastAsia"/>
        </w:rPr>
        <w:t>➡</w:t>
      </w:r>
      <w:r w:rsidR="003F5C9D">
        <w:t xml:space="preserve"> OK</w:t>
      </w:r>
    </w:p>
    <w:p w14:paraId="24C32704" w14:textId="17897105" w:rsidR="0068595F" w:rsidRDefault="00F6129E" w:rsidP="00F6129E">
      <w:pPr>
        <w:pStyle w:val="ListParagraph"/>
      </w:pPr>
      <w:hyperlink r:id="rId21" w:history="1">
        <w:r w:rsidRPr="00A36751">
          <w:rPr>
            <w:rStyle w:val="Hyperlink"/>
          </w:rPr>
          <w:t>1616kousei@gmail.com</w:t>
        </w:r>
      </w:hyperlink>
      <w:r>
        <w:rPr>
          <w:rFonts w:hint="eastAsia"/>
        </w:rPr>
        <w:t xml:space="preserve"> sawa  </w:t>
      </w:r>
      <w:r w:rsidRPr="004B773D">
        <w:rPr>
          <w:rFonts w:hint="eastAsia"/>
        </w:rPr>
        <w:t>砂田サワ</w:t>
      </w:r>
      <w:r w:rsidR="00572B69">
        <w:rPr>
          <w:rFonts w:hint="eastAsia"/>
        </w:rPr>
        <w:t>➡</w:t>
      </w:r>
      <w:r w:rsidR="00572B69">
        <w:rPr>
          <w:rFonts w:hint="eastAsia"/>
        </w:rPr>
        <w:t>OK</w:t>
      </w:r>
      <w:r w:rsidR="001654EE">
        <w:br/>
      </w:r>
      <w:r w:rsidR="00AB0DD2">
        <w:t>Added on the 19</w:t>
      </w:r>
      <w:r w:rsidR="00AB0DD2" w:rsidRPr="00AB0DD2">
        <w:rPr>
          <w:vertAlign w:val="superscript"/>
        </w:rPr>
        <w:t>th</w:t>
      </w:r>
      <w:r w:rsidR="00AB0DD2">
        <w:t xml:space="preserve">: </w:t>
      </w:r>
      <w:hyperlink r:id="rId22" w:history="1">
        <w:r w:rsidR="00AB0DD2" w:rsidRPr="00AC4E63">
          <w:rPr>
            <w:rStyle w:val="Hyperlink"/>
          </w:rPr>
          <w:t>a.hayuwa.2519@gmail.com</w:t>
        </w:r>
      </w:hyperlink>
      <w:r w:rsidR="00AB0DD2">
        <w:t xml:space="preserve"> </w:t>
      </w:r>
      <w:r w:rsidR="00FF6569" w:rsidRPr="00FF6569">
        <w:rPr>
          <w:rFonts w:hint="eastAsia"/>
        </w:rPr>
        <w:t>永柄わかな</w:t>
      </w:r>
    </w:p>
    <w:p w14:paraId="77455E19" w14:textId="77777777" w:rsidR="0068595F" w:rsidRDefault="0068595F" w:rsidP="00F6129E">
      <w:pPr>
        <w:pStyle w:val="ListParagraph"/>
      </w:pPr>
    </w:p>
    <w:p w14:paraId="5E62A969" w14:textId="76B75979" w:rsidR="00F6129E" w:rsidRPr="00520AF0" w:rsidRDefault="0068595F" w:rsidP="00964562">
      <w:pPr>
        <w:pStyle w:val="ListParagraph"/>
        <w:numPr>
          <w:ilvl w:val="0"/>
          <w:numId w:val="17"/>
        </w:numPr>
      </w:pPr>
      <w:r>
        <w:rPr>
          <w:rFonts w:hint="eastAsia"/>
        </w:rPr>
        <w:t xml:space="preserve">If has not booked yet, </w:t>
      </w:r>
      <w:r w:rsidR="0032388F">
        <w:rPr>
          <w:rFonts w:hint="eastAsia"/>
        </w:rPr>
        <w:t>get</w:t>
      </w:r>
      <w:r>
        <w:rPr>
          <w:rFonts w:hint="eastAsia"/>
        </w:rPr>
        <w:t xml:space="preserve"> back taiken </w:t>
      </w:r>
      <w:r w:rsidR="0032388F" w:rsidRPr="0032388F">
        <w:t>yel.diamondsinthelight@gmail.com</w:t>
      </w:r>
      <w:r w:rsidR="00F6129E">
        <w:br/>
      </w:r>
    </w:p>
    <w:p w14:paraId="2FBFEF87" w14:textId="77777777" w:rsidR="00F6129E" w:rsidRDefault="00F6129E" w:rsidP="004D4A0F">
      <w:pPr>
        <w:ind w:left="720" w:hanging="360"/>
      </w:pPr>
    </w:p>
    <w:p w14:paraId="50D62635" w14:textId="77777777" w:rsidR="00121A6B" w:rsidRDefault="00121A6B" w:rsidP="005A2082">
      <w:pPr>
        <w:rPr>
          <w:b/>
          <w:bCs/>
        </w:rPr>
      </w:pPr>
    </w:p>
    <w:p w14:paraId="1F7BF482" w14:textId="39E321BB" w:rsidR="000536B9" w:rsidRDefault="000536B9" w:rsidP="004D4A0F">
      <w:pPr>
        <w:ind w:left="720" w:hanging="360"/>
        <w:rPr>
          <w:b/>
          <w:bCs/>
        </w:rPr>
      </w:pPr>
    </w:p>
    <w:p w14:paraId="2CEB73E0" w14:textId="1AB43DDC" w:rsidR="000536B9" w:rsidRDefault="000536B9" w:rsidP="000536B9">
      <w:pPr>
        <w:ind w:left="720" w:hanging="360"/>
        <w:rPr>
          <w:b/>
          <w:bCs/>
        </w:rPr>
      </w:pPr>
      <w:r>
        <w:rPr>
          <w:b/>
          <w:bCs/>
        </w:rPr>
        <w:t>G</w:t>
      </w:r>
      <w:r>
        <w:rPr>
          <w:rFonts w:hint="eastAsia"/>
          <w:b/>
          <w:bCs/>
        </w:rPr>
        <w:t>essha</w:t>
      </w:r>
      <w:r>
        <w:rPr>
          <w:b/>
          <w:bCs/>
        </w:rPr>
        <w:t>’</w:t>
      </w:r>
      <w:r>
        <w:rPr>
          <w:rFonts w:hint="eastAsia"/>
          <w:b/>
          <w:bCs/>
        </w:rPr>
        <w:t xml:space="preserve">s mail  </w:t>
      </w:r>
      <w:r w:rsidR="002B4264">
        <w:rPr>
          <w:b/>
          <w:bCs/>
        </w:rPr>
        <w:br/>
      </w:r>
    </w:p>
    <w:p w14:paraId="085624B3" w14:textId="77777777" w:rsidR="000536B9" w:rsidRPr="00E73428" w:rsidRDefault="000536B9" w:rsidP="004D4A0F">
      <w:pPr>
        <w:ind w:left="720" w:hanging="360"/>
        <w:rPr>
          <w:b/>
          <w:bCs/>
        </w:rPr>
      </w:pPr>
    </w:p>
    <w:p w14:paraId="1711D068" w14:textId="6943969D" w:rsidR="00A24AAB" w:rsidRPr="00A24AAB" w:rsidRDefault="00F32916" w:rsidP="004D4A0F">
      <w:pPr>
        <w:ind w:left="720" w:hanging="360"/>
        <w:rPr>
          <w:b/>
          <w:bCs/>
          <w:lang w:val="en"/>
        </w:rPr>
      </w:pPr>
      <w:r>
        <w:t>12/6/2024</w:t>
      </w:r>
      <w:r>
        <w:br/>
      </w:r>
      <w:sdt>
        <w:sdtPr>
          <w:rPr>
            <w:rFonts w:ascii="MS Gothic" w:eastAsia="MS Gothic" w:hAnsi="MS Gothic" w:hint="eastAsia"/>
          </w:rPr>
          <w:id w:val="-696543229"/>
          <w14:checkbox>
            <w14:checked w14:val="1"/>
            <w14:checkedState w14:val="2612" w14:font="MS Gothic"/>
            <w14:uncheckedState w14:val="2610" w14:font="MS Gothic"/>
          </w14:checkbox>
        </w:sdtPr>
        <w:sdtContent>
          <w:r w:rsidR="00A24AAB">
            <w:rPr>
              <w:rFonts w:ascii="MS Gothic" w:eastAsia="MS Gothic" w:hAnsi="MS Gothic" w:hint="eastAsia"/>
            </w:rPr>
            <w:t>☒</w:t>
          </w:r>
        </w:sdtContent>
      </w:sdt>
      <w:r>
        <w:rPr>
          <w:rFonts w:hint="eastAsia"/>
        </w:rPr>
        <w:t xml:space="preserve">Call new taiken </w:t>
      </w:r>
      <w:r w:rsidR="0027414E" w:rsidRPr="0027414E">
        <w:rPr>
          <w:rFonts w:hint="eastAsia"/>
        </w:rPr>
        <w:t>末永敬吾</w:t>
      </w:r>
      <w:r w:rsidR="0027414E" w:rsidRPr="0027414E">
        <w:t xml:space="preserve"> &lt;</w:t>
      </w:r>
      <w:hyperlink r:id="rId23" w:history="1">
        <w:r w:rsidR="0027414E" w:rsidRPr="0027414E">
          <w:rPr>
            <w:rStyle w:val="Hyperlink"/>
          </w:rPr>
          <w:t>suenaga-dent@iwa.bbiq.jp</w:t>
        </w:r>
      </w:hyperlink>
      <w:r w:rsidR="0027414E" w:rsidRPr="0027414E">
        <w:t>&gt;</w:t>
      </w:r>
    </w:p>
    <w:p w14:paraId="5708FEEB" w14:textId="77777777" w:rsidR="00D064FA" w:rsidRPr="005E2471" w:rsidRDefault="00A31267" w:rsidP="00D064FA">
      <w:pPr>
        <w:pStyle w:val="ListParagraph"/>
        <w:rPr>
          <w:b/>
          <w:bCs/>
        </w:rPr>
      </w:pPr>
      <w:r w:rsidRPr="005E2471">
        <w:rPr>
          <w:b/>
          <w:bCs/>
        </w:rPr>
        <w:t>12/12  7p.m taiken 30minutes 2000yen</w:t>
      </w:r>
    </w:p>
    <w:p w14:paraId="25BCA216" w14:textId="643CDE4C" w:rsidR="00D064FA" w:rsidRPr="00D064FA" w:rsidRDefault="00D064FA" w:rsidP="00D064FA">
      <w:pPr>
        <w:pStyle w:val="ListParagraph"/>
        <w:rPr>
          <w:b/>
          <w:bCs/>
        </w:rPr>
      </w:pPr>
      <w:r w:rsidRPr="00D064FA">
        <w:rPr>
          <w:rFonts w:hint="eastAsia"/>
          <w:b/>
          <w:bCs/>
        </w:rPr>
        <w:t>小</w:t>
      </w:r>
      <w:r w:rsidRPr="00D064FA">
        <w:rPr>
          <w:b/>
          <w:bCs/>
        </w:rPr>
        <w:t>3</w:t>
      </w:r>
      <w:r w:rsidRPr="00D064FA">
        <w:rPr>
          <w:rFonts w:hint="eastAsia"/>
          <w:b/>
          <w:bCs/>
        </w:rPr>
        <w:t>の男子。プリスクールに</w:t>
      </w:r>
      <w:r w:rsidRPr="00D064FA">
        <w:rPr>
          <w:b/>
          <w:bCs/>
        </w:rPr>
        <w:t>3</w:t>
      </w:r>
      <w:r w:rsidRPr="00D064FA">
        <w:rPr>
          <w:rFonts w:hint="eastAsia"/>
          <w:b/>
          <w:bCs/>
        </w:rPr>
        <w:t>年通い、小学生からはキュリオキッズに週</w:t>
      </w:r>
      <w:r w:rsidRPr="00D064FA">
        <w:rPr>
          <w:b/>
          <w:bCs/>
        </w:rPr>
        <w:t>2</w:t>
      </w:r>
      <w:r w:rsidRPr="00D064FA">
        <w:rPr>
          <w:rFonts w:hint="eastAsia"/>
          <w:b/>
          <w:bCs/>
        </w:rPr>
        <w:t>通ってます。今後学年が進むにつれて、ライティングの力を伸ばしたいと思っています。</w:t>
      </w:r>
    </w:p>
    <w:p w14:paraId="50A2F15F" w14:textId="77777777" w:rsidR="00D064FA" w:rsidRPr="00D064FA" w:rsidRDefault="00D064FA" w:rsidP="00D064FA">
      <w:pPr>
        <w:pStyle w:val="ListParagraph"/>
        <w:rPr>
          <w:b/>
          <w:bCs/>
        </w:rPr>
      </w:pPr>
      <w:r w:rsidRPr="00D064FA">
        <w:rPr>
          <w:rFonts w:hint="eastAsia"/>
          <w:b/>
          <w:bCs/>
        </w:rPr>
        <w:t>グループがいいのか、セミプライベートがいいのか？</w:t>
      </w:r>
      <w:r w:rsidRPr="00D064FA">
        <w:rPr>
          <w:b/>
          <w:bCs/>
        </w:rPr>
        <w:t>1</w:t>
      </w:r>
      <w:r w:rsidRPr="00D064FA">
        <w:rPr>
          <w:rFonts w:hint="eastAsia"/>
          <w:b/>
          <w:bCs/>
        </w:rPr>
        <w:t>度見学、体験をしてみたいと思います。</w:t>
      </w:r>
    </w:p>
    <w:p w14:paraId="6593A926" w14:textId="4A7643EB" w:rsidR="00A84268" w:rsidRPr="00E96FB1" w:rsidRDefault="00A84268" w:rsidP="00D064FA">
      <w:pPr>
        <w:pStyle w:val="ListParagraph"/>
        <w:rPr>
          <w:b/>
          <w:bCs/>
          <w:lang w:val="en"/>
        </w:rPr>
      </w:pPr>
      <w:r>
        <w:br/>
      </w:r>
      <w:sdt>
        <w:sdtPr>
          <w:rPr>
            <w:rFonts w:hint="eastAsia"/>
          </w:rPr>
          <w:id w:val="-2013125963"/>
          <w14:checkbox>
            <w14:checked w14:val="1"/>
            <w14:checkedState w14:val="2612" w14:font="MS Gothic"/>
            <w14:uncheckedState w14:val="2610" w14:font="MS Gothic"/>
          </w14:checkbox>
        </w:sdtPr>
        <w:sdtContent>
          <w:r w:rsidR="004D4A0F">
            <w:rPr>
              <w:rFonts w:ascii="MS Gothic" w:eastAsia="MS Gothic" w:hAnsi="MS Gothic" w:hint="eastAsia"/>
            </w:rPr>
            <w:t>☒</w:t>
          </w:r>
        </w:sdtContent>
      </w:sdt>
      <w:r w:rsidR="004D4A0F">
        <w:rPr>
          <w:rFonts w:hint="eastAsia"/>
        </w:rPr>
        <w:t xml:space="preserve"> </w:t>
      </w:r>
      <w:r w:rsidR="003257D2">
        <w:rPr>
          <w:rFonts w:hint="eastAsia"/>
        </w:rPr>
        <w:t xml:space="preserve">call Yuri. Tell them the new class is </w:t>
      </w:r>
      <w:r w:rsidR="003257D2">
        <w:t>F</w:t>
      </w:r>
      <w:r w:rsidR="003257D2">
        <w:rPr>
          <w:rFonts w:hint="eastAsia"/>
        </w:rPr>
        <w:t xml:space="preserve">riday at </w:t>
      </w:r>
      <w:r w:rsidR="00173888">
        <w:rPr>
          <w:rFonts w:hint="eastAsia"/>
        </w:rPr>
        <w:t>17</w:t>
      </w:r>
      <w:r w:rsidR="00173888">
        <w:t>:00</w:t>
      </w:r>
      <w:r w:rsidR="00173888">
        <w:br/>
      </w:r>
      <w:sdt>
        <w:sdtPr>
          <w:rPr>
            <w:rFonts w:hint="eastAsia"/>
          </w:rPr>
          <w:id w:val="1701905088"/>
          <w14:checkbox>
            <w14:checked w14:val="1"/>
            <w14:checkedState w14:val="2612" w14:font="MS Gothic"/>
            <w14:uncheckedState w14:val="2610" w14:font="MS Gothic"/>
          </w14:checkbox>
        </w:sdtPr>
        <w:sdtContent>
          <w:r w:rsidR="004D4A0F">
            <w:rPr>
              <w:rFonts w:ascii="MS Gothic" w:eastAsia="MS Gothic" w:hAnsi="MS Gothic" w:hint="eastAsia"/>
            </w:rPr>
            <w:t>☒</w:t>
          </w:r>
        </w:sdtContent>
      </w:sdt>
      <w:r w:rsidR="004D4A0F">
        <w:t xml:space="preserve"> </w:t>
      </w:r>
      <w:r w:rsidR="00173888">
        <w:t>call Inoue and tell them how much they need to bring next week Friday at 5.</w:t>
      </w:r>
      <w:r>
        <w:br/>
      </w:r>
      <w:r w:rsidR="00E96FB1">
        <w:rPr>
          <w:b/>
          <w:bCs/>
          <w:color w:val="FF0000"/>
          <w:lang w:val="en"/>
        </w:rPr>
        <w:lastRenderedPageBreak/>
        <w:br/>
      </w:r>
    </w:p>
    <w:p w14:paraId="5A692375" w14:textId="77777777" w:rsidR="008A63F4" w:rsidRPr="002D571D" w:rsidRDefault="008A63F4" w:rsidP="00E96FB1">
      <w:pPr>
        <w:pStyle w:val="ListParagraph"/>
        <w:numPr>
          <w:ilvl w:val="0"/>
          <w:numId w:val="15"/>
        </w:numPr>
        <w:rPr>
          <w:b/>
          <w:bCs/>
          <w:color w:val="FF0000"/>
        </w:rPr>
      </w:pPr>
    </w:p>
    <w:p w14:paraId="5BC45129" w14:textId="360D2E61" w:rsidR="00BE055B" w:rsidRDefault="00000000" w:rsidP="00E96FB1">
      <w:pPr>
        <w:pStyle w:val="ListParagraph"/>
        <w:numPr>
          <w:ilvl w:val="0"/>
          <w:numId w:val="15"/>
        </w:numPr>
      </w:pPr>
      <w:sdt>
        <w:sdtPr>
          <w:rPr>
            <w:rFonts w:hint="eastAsia"/>
          </w:rPr>
          <w:id w:val="-1898739043"/>
          <w14:checkbox>
            <w14:checked w14:val="1"/>
            <w14:checkedState w14:val="2612" w14:font="MS Gothic"/>
            <w14:uncheckedState w14:val="2610" w14:font="MS Gothic"/>
          </w14:checkbox>
        </w:sdtPr>
        <w:sdtContent>
          <w:r w:rsidR="004D4A0F">
            <w:rPr>
              <w:rFonts w:ascii="MS Gothic" w:eastAsia="MS Gothic" w:hAnsi="MS Gothic" w:hint="eastAsia"/>
            </w:rPr>
            <w:t>☒</w:t>
          </w:r>
        </w:sdtContent>
      </w:sdt>
      <w:r w:rsidR="00BE055B" w:rsidRPr="0095609F">
        <w:rPr>
          <w:rFonts w:hint="eastAsia"/>
        </w:rPr>
        <w:t xml:space="preserve">Old taiken to call back </w:t>
      </w:r>
      <w:r w:rsidR="00B5709B" w:rsidRPr="0095609F">
        <w:rPr>
          <w:rFonts w:hint="eastAsia"/>
        </w:rPr>
        <w:t xml:space="preserve">  </w:t>
      </w:r>
      <w:r w:rsidR="00B5709B" w:rsidRPr="0095609F">
        <w:t>09043424350</w:t>
      </w:r>
      <w:r w:rsidR="0095609F" w:rsidRPr="0095609F">
        <w:t xml:space="preserve"> </w:t>
      </w:r>
      <w:r w:rsidR="0095609F" w:rsidRPr="0095609F">
        <w:rPr>
          <w:rFonts w:hint="eastAsia"/>
        </w:rPr>
        <w:t xml:space="preserve"> </w:t>
      </w:r>
      <w:r w:rsidR="0095609F" w:rsidRPr="0095609F">
        <w:t xml:space="preserve">Isomura Kaho </w:t>
      </w:r>
      <w:hyperlink r:id="rId24" w:history="1">
        <w:r w:rsidR="00053D79" w:rsidRPr="007D168B">
          <w:rPr>
            <w:rStyle w:val="Hyperlink"/>
          </w:rPr>
          <w:t>r_h_xdxd@yahoo.co.jp</w:t>
        </w:r>
      </w:hyperlink>
    </w:p>
    <w:p w14:paraId="4D9B75C5" w14:textId="542DD6B3" w:rsidR="00053D79" w:rsidRPr="0095609F" w:rsidRDefault="00000000" w:rsidP="00E96FB1">
      <w:pPr>
        <w:pStyle w:val="ListParagraph"/>
        <w:numPr>
          <w:ilvl w:val="0"/>
          <w:numId w:val="15"/>
        </w:numPr>
      </w:pPr>
      <w:sdt>
        <w:sdtPr>
          <w:rPr>
            <w:rFonts w:hint="eastAsia"/>
          </w:rPr>
          <w:id w:val="764504629"/>
          <w14:checkbox>
            <w14:checked w14:val="1"/>
            <w14:checkedState w14:val="2612" w14:font="MS Gothic"/>
            <w14:uncheckedState w14:val="2610" w14:font="MS Gothic"/>
          </w14:checkbox>
        </w:sdtPr>
        <w:sdtContent>
          <w:r w:rsidR="008142BB">
            <w:rPr>
              <w:rFonts w:ascii="MS Gothic" w:eastAsia="MS Gothic" w:hAnsi="MS Gothic" w:hint="eastAsia"/>
            </w:rPr>
            <w:t>☒</w:t>
          </w:r>
        </w:sdtContent>
      </w:sdt>
      <w:r w:rsidR="00053D79" w:rsidRPr="0095609F">
        <w:rPr>
          <w:rFonts w:hint="eastAsia"/>
        </w:rPr>
        <w:t xml:space="preserve">Old taiken to call back   </w:t>
      </w:r>
      <w:r w:rsidR="00053D79">
        <w:t>09086601494</w:t>
      </w:r>
      <w:r w:rsidR="00053D79">
        <w:rPr>
          <w:rFonts w:hint="eastAsia"/>
        </w:rPr>
        <w:t xml:space="preserve"> Ohata</w:t>
      </w:r>
    </w:p>
    <w:p w14:paraId="3918632E" w14:textId="1C13C157" w:rsidR="001B1844" w:rsidRPr="00A83885" w:rsidRDefault="001B1844" w:rsidP="00E96FB1">
      <w:pPr>
        <w:pStyle w:val="ListParagraph"/>
        <w:numPr>
          <w:ilvl w:val="0"/>
          <w:numId w:val="15"/>
        </w:numPr>
        <w:rPr>
          <w:rStyle w:val="Hyperlink"/>
        </w:rPr>
      </w:pPr>
      <w:r w:rsidRPr="004C31A2">
        <w:rPr>
          <w:rFonts w:hint="eastAsia"/>
          <w:color w:val="000000" w:themeColor="text1"/>
        </w:rPr>
        <w:t xml:space="preserve">We need to create the document for </w:t>
      </w:r>
      <w:r w:rsidR="00A83885">
        <w:rPr>
          <w:color w:val="000000" w:themeColor="text1"/>
        </w:rPr>
        <w:fldChar w:fldCharType="begin"/>
      </w:r>
      <w:r w:rsidR="00A83885">
        <w:rPr>
          <w:rFonts w:hint="eastAsia"/>
          <w:color w:val="000000" w:themeColor="text1"/>
        </w:rPr>
        <w:instrText xml:space="preserve">HYPERLINK "E:\\OneDrive - Bee School\\Website\\material-lessons-onlineprogram\\Eikaiwa Cafe\\Bee </w:instrText>
      </w:r>
      <w:r w:rsidR="00A83885">
        <w:rPr>
          <w:rFonts w:hint="eastAsia"/>
          <w:color w:val="000000" w:themeColor="text1"/>
        </w:rPr>
        <w:instrText>カフェ英会話ご案内</w:instrText>
      </w:r>
      <w:r w:rsidR="00A83885">
        <w:rPr>
          <w:rFonts w:hint="eastAsia"/>
          <w:color w:val="000000" w:themeColor="text1"/>
        </w:rPr>
        <w:instrText>.docx"</w:instrText>
      </w:r>
      <w:r w:rsidR="00A83885">
        <w:rPr>
          <w:color w:val="000000" w:themeColor="text1"/>
        </w:rPr>
      </w:r>
      <w:r w:rsidR="00A83885">
        <w:rPr>
          <w:color w:val="000000" w:themeColor="text1"/>
        </w:rPr>
        <w:fldChar w:fldCharType="separate"/>
      </w:r>
      <w:r w:rsidRPr="00A83885">
        <w:rPr>
          <w:rStyle w:val="Hyperlink"/>
          <w:rFonts w:hint="eastAsia"/>
        </w:rPr>
        <w:t xml:space="preserve">bee </w:t>
      </w:r>
      <w:r w:rsidRPr="00A83885">
        <w:rPr>
          <w:rStyle w:val="Hyperlink"/>
        </w:rPr>
        <w:t>café</w:t>
      </w:r>
      <w:r w:rsidRPr="00A83885">
        <w:rPr>
          <w:rStyle w:val="Hyperlink"/>
          <w:rFonts w:hint="eastAsia"/>
        </w:rPr>
        <w:t>.</w:t>
      </w:r>
      <w:r w:rsidR="008C4A95" w:rsidRPr="002332AB">
        <w:rPr>
          <w:rStyle w:val="Hyperlink"/>
          <w:rFonts w:hint="eastAsia"/>
        </w:rPr>
        <w:t xml:space="preserve"> </w:t>
      </w:r>
      <w:r w:rsidR="002332AB" w:rsidRPr="002332AB">
        <w:rPr>
          <w:rStyle w:val="Hyperlink"/>
          <w:rFonts w:hint="eastAsia"/>
        </w:rPr>
        <w:t>赤色のテキストをすべて翻訳する</w:t>
      </w:r>
      <w:r w:rsidR="00C411D0">
        <w:rPr>
          <w:rStyle w:val="Hyperlink"/>
          <w:rFonts w:hint="eastAsia"/>
        </w:rPr>
        <w:t>s</w:t>
      </w:r>
    </w:p>
    <w:p w14:paraId="2DA20645" w14:textId="310AAB6A" w:rsidR="00E96FB1" w:rsidRDefault="00A83885" w:rsidP="00A84268">
      <w:pPr>
        <w:pStyle w:val="ListParagraph"/>
        <w:numPr>
          <w:ilvl w:val="0"/>
          <w:numId w:val="15"/>
        </w:numPr>
        <w:rPr>
          <w:b/>
          <w:bCs/>
          <w:lang w:val="en"/>
        </w:rPr>
      </w:pPr>
      <w:r>
        <w:rPr>
          <w:color w:val="000000" w:themeColor="text1"/>
        </w:rPr>
        <w:fldChar w:fldCharType="end"/>
      </w:r>
    </w:p>
    <w:p w14:paraId="3860EACC" w14:textId="6CCD15F5" w:rsidR="00F32916" w:rsidRDefault="00F32916" w:rsidP="00F32916">
      <w:pPr>
        <w:pStyle w:val="ListParagraph"/>
        <w:numPr>
          <w:ilvl w:val="0"/>
          <w:numId w:val="16"/>
        </w:numPr>
      </w:pPr>
    </w:p>
    <w:p w14:paraId="72D665F7" w14:textId="77777777" w:rsidR="00F32916" w:rsidRDefault="00F32916" w:rsidP="00F32916">
      <w:pPr>
        <w:ind w:left="720" w:hanging="360"/>
      </w:pPr>
      <w:r>
        <w:rPr>
          <w:rFonts w:hint="eastAsia"/>
        </w:rPr>
        <w:t>------------------------------------------------------------------</w:t>
      </w:r>
    </w:p>
    <w:p w14:paraId="766DC6F2" w14:textId="2612A919" w:rsidR="00F32916" w:rsidRDefault="00F32916" w:rsidP="00F32916">
      <w:pPr>
        <w:ind w:left="720" w:hanging="360"/>
      </w:pPr>
    </w:p>
    <w:p w14:paraId="7CB2278B" w14:textId="6C762CCB" w:rsidR="00F32916" w:rsidRDefault="00F32916" w:rsidP="00F32916">
      <w:pPr>
        <w:ind w:left="720" w:hanging="360"/>
      </w:pPr>
    </w:p>
    <w:p w14:paraId="679F0A38" w14:textId="59A409E3" w:rsidR="00F32916" w:rsidRDefault="00F32916" w:rsidP="00F32916">
      <w:pPr>
        <w:ind w:left="720" w:hanging="360"/>
      </w:pPr>
    </w:p>
    <w:p w14:paraId="20A35966" w14:textId="5B57FB3C" w:rsidR="00F32916" w:rsidRDefault="00F32916" w:rsidP="00F32916">
      <w:pPr>
        <w:ind w:left="720" w:hanging="360"/>
      </w:pPr>
    </w:p>
    <w:p w14:paraId="7719A89B" w14:textId="35A9585A" w:rsidR="00F32916" w:rsidRDefault="00F32916" w:rsidP="00F32916">
      <w:pPr>
        <w:pStyle w:val="ListParagraph"/>
        <w:numPr>
          <w:ilvl w:val="0"/>
          <w:numId w:val="15"/>
        </w:numPr>
      </w:pPr>
    </w:p>
    <w:p w14:paraId="1E831974" w14:textId="198D6869" w:rsidR="00095F15" w:rsidRDefault="00E63087" w:rsidP="00121032">
      <w:pPr>
        <w:pStyle w:val="ListParagraph"/>
        <w:numPr>
          <w:ilvl w:val="0"/>
          <w:numId w:val="15"/>
        </w:numPr>
      </w:pPr>
      <w:r>
        <w:rPr>
          <w:rFonts w:hint="eastAsia"/>
        </w:rPr>
        <w:t xml:space="preserve"> </w:t>
      </w:r>
      <w:sdt>
        <w:sdtPr>
          <w:rPr>
            <w:rFonts w:hint="eastAsia"/>
          </w:rPr>
          <w:id w:val="-134104318"/>
          <w14:checkbox>
            <w14:checked w14:val="1"/>
            <w14:checkedState w14:val="2612" w14:font="MS Gothic"/>
            <w14:uncheckedState w14:val="2610" w14:font="MS Gothic"/>
          </w14:checkbox>
        </w:sdtPr>
        <w:sdtContent>
          <w:r w:rsidR="00293968">
            <w:rPr>
              <w:rFonts w:ascii="MS Gothic" w:eastAsia="MS Gothic" w:hAnsi="MS Gothic" w:hint="eastAsia"/>
            </w:rPr>
            <w:t>☒</w:t>
          </w:r>
        </w:sdtContent>
      </w:sdt>
      <w:r w:rsidR="00095F15">
        <w:t>Call Risa, Asks if she comes at 10 or 15 on Saturday.</w:t>
      </w:r>
      <w:r>
        <w:rPr>
          <w:rFonts w:hint="eastAsia"/>
        </w:rPr>
        <w:t xml:space="preserve"> </w:t>
      </w:r>
    </w:p>
    <w:p w14:paraId="1CBDA718" w14:textId="24D1BD67" w:rsidR="00121032" w:rsidRDefault="00000000" w:rsidP="00121032">
      <w:pPr>
        <w:pStyle w:val="ListParagraph"/>
        <w:numPr>
          <w:ilvl w:val="0"/>
          <w:numId w:val="15"/>
        </w:numPr>
      </w:pPr>
      <w:sdt>
        <w:sdtPr>
          <w:id w:val="-304244480"/>
          <w14:checkbox>
            <w14:checked w14:val="1"/>
            <w14:checkedState w14:val="2612" w14:font="MS Gothic"/>
            <w14:uncheckedState w14:val="2610" w14:font="MS Gothic"/>
          </w14:checkbox>
        </w:sdtPr>
        <w:sdtContent>
          <w:r w:rsidR="00C60525">
            <w:rPr>
              <w:rFonts w:ascii="MS Gothic" w:eastAsia="MS Gothic" w:hAnsi="MS Gothic" w:hint="eastAsia"/>
            </w:rPr>
            <w:t>☒</w:t>
          </w:r>
        </w:sdtContent>
      </w:sdt>
      <w:r w:rsidR="00121032">
        <w:t>Fill in the RICO for sota</w:t>
      </w:r>
    </w:p>
    <w:p w14:paraId="2A03D8F7" w14:textId="7079D700" w:rsidR="002E18B9" w:rsidRPr="00331DE5" w:rsidRDefault="002E18B9" w:rsidP="00121032">
      <w:pPr>
        <w:pStyle w:val="ListParagraph"/>
        <w:numPr>
          <w:ilvl w:val="0"/>
          <w:numId w:val="15"/>
        </w:numPr>
      </w:pPr>
      <w:r>
        <w:t>Koudai would be interested by SP. And his brother</w:t>
      </w:r>
      <w:r w:rsidR="006B2F21">
        <w:t xml:space="preserve"> (Junior 2)</w:t>
      </w:r>
      <w:r>
        <w:t xml:space="preserve"> will come for taiken. </w:t>
      </w:r>
      <w:r w:rsidR="005C5EA7">
        <w:t>He has passed eiken three.</w:t>
      </w:r>
      <w:r w:rsidR="005C5EA7">
        <w:br/>
        <w:t>I told the mom that we could create a group for him, Monday at 17:00</w:t>
      </w:r>
      <w:r w:rsidR="006B2F21">
        <w:t xml:space="preserve"> (Wednesday is difficult for him, Saturday too.)</w:t>
      </w:r>
      <w:r w:rsidR="005C5EA7">
        <w:br/>
      </w:r>
      <w:r w:rsidR="006B2F21">
        <w:t>but we need to tell her that we open a group for him only if koudai stays in PR or SP.</w:t>
      </w:r>
      <w:r w:rsidR="00D803C9">
        <w:br/>
      </w:r>
      <w:r w:rsidR="00D803C9" w:rsidRPr="003A3239">
        <w:rPr>
          <w:b/>
          <w:bCs/>
        </w:rPr>
        <w:t>for her we are not going to say that I missed the RICO. We will just tell her, it will start in January.</w:t>
      </w:r>
    </w:p>
    <w:p w14:paraId="2016868D" w14:textId="65769536" w:rsidR="00B3207B" w:rsidRDefault="00000000" w:rsidP="00121032">
      <w:pPr>
        <w:pStyle w:val="ListParagraph"/>
        <w:numPr>
          <w:ilvl w:val="0"/>
          <w:numId w:val="15"/>
        </w:numPr>
      </w:pPr>
      <w:sdt>
        <w:sdtPr>
          <w:rPr>
            <w:rFonts w:hint="eastAsia"/>
          </w:rPr>
          <w:id w:val="-2063316995"/>
          <w14:checkbox>
            <w14:checked w14:val="1"/>
            <w14:checkedState w14:val="2612" w14:font="MS Gothic"/>
            <w14:uncheckedState w14:val="2610" w14:font="MS Gothic"/>
          </w14:checkbox>
        </w:sdtPr>
        <w:sdtContent>
          <w:r w:rsidR="0063048E">
            <w:rPr>
              <w:rFonts w:ascii="MS Gothic" w:eastAsia="MS Gothic" w:hAnsi="MS Gothic" w:hint="eastAsia"/>
            </w:rPr>
            <w:t>☒</w:t>
          </w:r>
        </w:sdtContent>
      </w:sdt>
      <w:r w:rsidR="00A25CE7" w:rsidRPr="00937616">
        <w:rPr>
          <w:rFonts w:hint="eastAsia"/>
        </w:rPr>
        <w:t>Call</w:t>
      </w:r>
      <w:r w:rsidR="00937616" w:rsidRPr="00937616">
        <w:rPr>
          <w:rFonts w:hint="eastAsia"/>
        </w:rPr>
        <w:t xml:space="preserve"> Mao. Confirm schedule for this month and update the schedule.</w:t>
      </w:r>
      <w:r w:rsidR="00937616">
        <w:br/>
      </w:r>
      <w:r w:rsidR="00937616">
        <w:rPr>
          <w:rFonts w:hint="eastAsia"/>
        </w:rPr>
        <w:t xml:space="preserve">She has a PR on </w:t>
      </w:r>
      <w:r w:rsidR="009878FF">
        <w:rPr>
          <w:rFonts w:hint="eastAsia"/>
        </w:rPr>
        <w:t xml:space="preserve">28. But because we are closed from </w:t>
      </w:r>
      <w:r w:rsidR="009878FF" w:rsidRPr="009878FF">
        <w:t>23 to 29. She could have lesson during weekdays.</w:t>
      </w:r>
      <w:r w:rsidR="009878FF">
        <w:rPr>
          <w:rFonts w:hint="eastAsia"/>
        </w:rPr>
        <w:t xml:space="preserve"> The best would be </w:t>
      </w:r>
      <w:r w:rsidR="00920E3C">
        <w:t>W</w:t>
      </w:r>
      <w:r w:rsidR="00920E3C">
        <w:rPr>
          <w:rFonts w:hint="eastAsia"/>
        </w:rPr>
        <w:t>ednesday 25</w:t>
      </w:r>
      <w:r w:rsidR="00920E3C" w:rsidRPr="00920E3C">
        <w:rPr>
          <w:rFonts w:hint="eastAsia"/>
          <w:vertAlign w:val="superscript"/>
        </w:rPr>
        <w:t>th</w:t>
      </w:r>
      <w:r w:rsidR="00920E3C">
        <w:rPr>
          <w:rFonts w:hint="eastAsia"/>
        </w:rPr>
        <w:t xml:space="preserve"> anytime.</w:t>
      </w:r>
    </w:p>
    <w:p w14:paraId="30E70B77" w14:textId="77777777" w:rsidR="00BB4000" w:rsidRPr="00BB4000" w:rsidRDefault="005B40F1" w:rsidP="00BB4000">
      <w:pPr>
        <w:pStyle w:val="ListParagraph"/>
        <w:numPr>
          <w:ilvl w:val="0"/>
          <w:numId w:val="15"/>
        </w:numPr>
        <w:rPr>
          <w:b/>
          <w:bCs/>
        </w:rPr>
      </w:pPr>
      <w:r>
        <w:rPr>
          <w:b/>
          <w:bCs/>
          <w:lang w:val="en"/>
        </w:rPr>
        <w:br w:type="column"/>
      </w:r>
    </w:p>
    <w:p w14:paraId="3AE2F39D" w14:textId="00300B63" w:rsidR="00A25CE7" w:rsidRPr="00937616" w:rsidRDefault="00A25CE7" w:rsidP="00121032">
      <w:pPr>
        <w:pStyle w:val="ListParagraph"/>
        <w:numPr>
          <w:ilvl w:val="0"/>
          <w:numId w:val="15"/>
        </w:numPr>
      </w:pPr>
    </w:p>
    <w:p w14:paraId="1513D17C" w14:textId="77777777" w:rsidR="00B2783B" w:rsidRPr="00B2783B" w:rsidRDefault="00000000" w:rsidP="0062433F">
      <w:pPr>
        <w:pStyle w:val="ListParagraph"/>
        <w:numPr>
          <w:ilvl w:val="0"/>
          <w:numId w:val="15"/>
        </w:numPr>
        <w:rPr>
          <w:b/>
          <w:bCs/>
        </w:rPr>
      </w:pPr>
      <w:sdt>
        <w:sdtPr>
          <w:rPr>
            <w:rFonts w:hint="eastAsia"/>
          </w:rPr>
          <w:id w:val="-1374996453"/>
          <w14:checkbox>
            <w14:checked w14:val="1"/>
            <w14:checkedState w14:val="2612" w14:font="MS Gothic"/>
            <w14:uncheckedState w14:val="2610" w14:font="MS Gothic"/>
          </w14:checkbox>
        </w:sdtPr>
        <w:sdtContent>
          <w:r w:rsidR="00047DC1">
            <w:rPr>
              <w:rFonts w:ascii="MS Gothic" w:eastAsia="MS Gothic" w:hAnsi="MS Gothic" w:hint="eastAsia"/>
            </w:rPr>
            <w:t>☒</w:t>
          </w:r>
        </w:sdtContent>
      </w:sdt>
      <w:r w:rsidR="003A3239">
        <w:rPr>
          <w:rFonts w:hint="eastAsia"/>
        </w:rPr>
        <w:t>Call (Or email) Onuma</w:t>
      </w:r>
      <w:r w:rsidR="00380F73">
        <w:rPr>
          <w:rFonts w:hint="eastAsia"/>
        </w:rPr>
        <w:t>. They have not paid for November (Rico was not charged in November because I thought they were leaving</w:t>
      </w:r>
      <w:r w:rsidR="00AA0A5F">
        <w:rPr>
          <w:rFonts w:hint="eastAsia"/>
        </w:rPr>
        <w:t xml:space="preserve"> from November</w:t>
      </w:r>
      <w:r w:rsidR="00380F73">
        <w:rPr>
          <w:rFonts w:hint="eastAsia"/>
        </w:rPr>
        <w:t>)</w:t>
      </w:r>
    </w:p>
    <w:p w14:paraId="284832C5" w14:textId="77777777" w:rsidR="00C31FF7" w:rsidRPr="00C31FF7" w:rsidRDefault="00B2783B" w:rsidP="00A83885">
      <w:pPr>
        <w:pStyle w:val="ListParagraph"/>
        <w:numPr>
          <w:ilvl w:val="0"/>
          <w:numId w:val="15"/>
        </w:numPr>
      </w:pPr>
      <w:r w:rsidRPr="00706DDC">
        <w:rPr>
          <w:rFonts w:hint="eastAsia"/>
          <w:b/>
          <w:bCs/>
        </w:rPr>
        <w:t>➡</w:t>
      </w:r>
      <w:r w:rsidR="0062433F" w:rsidRPr="00706DDC">
        <w:rPr>
          <w:rFonts w:ascii="Courier New" w:eastAsia="Times New Roman" w:hAnsi="Courier New" w:cs="Courier New"/>
          <w:kern w:val="0"/>
          <w:sz w:val="20"/>
          <w:szCs w:val="20"/>
          <w:lang w:val="en"/>
          <w14:ligatures w14:val="none"/>
        </w:rPr>
        <w:t xml:space="preserve"> </w:t>
      </w:r>
      <w:r w:rsidRPr="00706DDC">
        <w:rPr>
          <w:rFonts w:hint="eastAsia"/>
          <w:b/>
          <w:bCs/>
          <w:lang w:val="en"/>
        </w:rPr>
        <w:t>Onumasan</w:t>
      </w:r>
      <w:r w:rsidR="0062433F" w:rsidRPr="00706DDC">
        <w:rPr>
          <w:b/>
          <w:bCs/>
          <w:lang w:val="en"/>
        </w:rPr>
        <w:t xml:space="preserve"> </w:t>
      </w:r>
      <w:r w:rsidR="0062433F" w:rsidRPr="00706DDC">
        <w:rPr>
          <w:rFonts w:hint="eastAsia"/>
          <w:b/>
          <w:bCs/>
          <w:lang w:val="en"/>
        </w:rPr>
        <w:t xml:space="preserve">will pay </w:t>
      </w:r>
      <w:r w:rsidR="004F4597" w:rsidRPr="00706DDC">
        <w:rPr>
          <w:rFonts w:hint="eastAsia"/>
          <w:b/>
          <w:bCs/>
          <w:lang w:val="en"/>
        </w:rPr>
        <w:t>Nov</w:t>
      </w:r>
      <w:r w:rsidR="00E76787" w:rsidRPr="00706DDC">
        <w:rPr>
          <w:rFonts w:hint="eastAsia"/>
          <w:b/>
          <w:bCs/>
          <w:lang w:val="en"/>
        </w:rPr>
        <w:t xml:space="preserve">ember fee </w:t>
      </w:r>
      <w:r w:rsidR="0062433F" w:rsidRPr="00706DDC">
        <w:rPr>
          <w:rFonts w:hint="eastAsia"/>
          <w:b/>
          <w:bCs/>
          <w:lang w:val="en"/>
        </w:rPr>
        <w:t>for bank</w:t>
      </w:r>
      <w:r w:rsidR="0062433F" w:rsidRPr="00706DDC">
        <w:rPr>
          <w:b/>
          <w:bCs/>
          <w:lang w:val="en"/>
        </w:rPr>
        <w:t>.</w:t>
      </w:r>
    </w:p>
    <w:p w14:paraId="258E1518" w14:textId="36B047F7" w:rsidR="003A3239" w:rsidRDefault="00C31FF7" w:rsidP="00A83885">
      <w:pPr>
        <w:pStyle w:val="ListParagraph"/>
        <w:numPr>
          <w:ilvl w:val="0"/>
          <w:numId w:val="15"/>
        </w:numPr>
      </w:pPr>
      <w:r>
        <w:rPr>
          <w:rFonts w:hint="eastAsia"/>
          <w:b/>
          <w:bCs/>
        </w:rPr>
        <w:t xml:space="preserve">      </w:t>
      </w:r>
      <w:r w:rsidR="00706DDC" w:rsidRPr="00706DDC">
        <w:t xml:space="preserve"> </w:t>
      </w:r>
      <w:r w:rsidR="00706DDC" w:rsidRPr="00706DDC">
        <w:rPr>
          <w:b/>
          <w:bCs/>
          <w:lang w:val="en"/>
        </w:rPr>
        <w:t>I sent a e-mail for her about Bee’s bank detail.</w:t>
      </w:r>
      <w:r w:rsidR="00AA0A5F">
        <w:br/>
      </w:r>
      <w:sdt>
        <w:sdtPr>
          <w:rPr>
            <w:rFonts w:ascii="MS Gothic" w:eastAsia="MS Gothic" w:hAnsi="MS Gothic" w:hint="eastAsia"/>
          </w:rPr>
          <w:id w:val="2042856927"/>
          <w14:checkbox>
            <w14:checked w14:val="1"/>
            <w14:checkedState w14:val="2612" w14:font="MS Gothic"/>
            <w14:uncheckedState w14:val="2610" w14:font="MS Gothic"/>
          </w14:checkbox>
        </w:sdtPr>
        <w:sdtContent>
          <w:r>
            <w:rPr>
              <w:rFonts w:ascii="MS Gothic" w:eastAsia="MS Gothic" w:hAnsi="MS Gothic" w:hint="eastAsia"/>
            </w:rPr>
            <w:t>☒</w:t>
          </w:r>
        </w:sdtContent>
      </w:sdt>
      <w:r w:rsidR="00AA0A5F">
        <w:rPr>
          <w:rFonts w:hint="eastAsia"/>
        </w:rPr>
        <w:t>Call (Or email)  sota</w:t>
      </w:r>
      <w:r w:rsidR="00AA0A5F">
        <w:t>’</w:t>
      </w:r>
      <w:r w:rsidR="00AA0A5F">
        <w:rPr>
          <w:rFonts w:hint="eastAsia"/>
        </w:rPr>
        <w:t>s mom. See outlook to check the details (basically owe )</w:t>
      </w:r>
    </w:p>
    <w:p w14:paraId="7BEDE3B0" w14:textId="4595BA87" w:rsidR="004354AC" w:rsidRPr="00814FFB" w:rsidRDefault="00C31FF7" w:rsidP="004354AC">
      <w:pPr>
        <w:pStyle w:val="ListParagraph"/>
        <w:numPr>
          <w:ilvl w:val="0"/>
          <w:numId w:val="15"/>
        </w:numPr>
        <w:rPr>
          <w:b/>
          <w:bCs/>
        </w:rPr>
      </w:pPr>
      <w:r w:rsidRPr="004354AC">
        <w:rPr>
          <w:rFonts w:hint="eastAsia"/>
          <w:b/>
          <w:bCs/>
        </w:rPr>
        <w:t>➡</w:t>
      </w:r>
      <w:r w:rsidR="00F84DA7" w:rsidRPr="004354AC">
        <w:rPr>
          <w:rFonts w:hint="eastAsia"/>
          <w:b/>
          <w:bCs/>
        </w:rPr>
        <w:t xml:space="preserve">　</w:t>
      </w:r>
      <w:r w:rsidR="00F84DA7" w:rsidRPr="004354AC">
        <w:rPr>
          <w:rFonts w:hint="eastAsia"/>
          <w:b/>
          <w:bCs/>
        </w:rPr>
        <w:t>I said to</w:t>
      </w:r>
      <w:r w:rsidR="000266EE" w:rsidRPr="004354AC">
        <w:rPr>
          <w:rFonts w:hint="eastAsia"/>
          <w:b/>
          <w:bCs/>
        </w:rPr>
        <w:t xml:space="preserve"> his mother about </w:t>
      </w:r>
      <w:r w:rsidR="00814FFB">
        <w:rPr>
          <w:rFonts w:hint="eastAsia"/>
          <w:b/>
          <w:bCs/>
        </w:rPr>
        <w:t xml:space="preserve">total </w:t>
      </w:r>
      <w:r w:rsidR="000266EE" w:rsidRPr="004354AC">
        <w:rPr>
          <w:rFonts w:hint="eastAsia"/>
          <w:b/>
          <w:bCs/>
        </w:rPr>
        <w:t>lesson fee.</w:t>
      </w:r>
      <w:r w:rsidR="00617A2A" w:rsidRPr="004354AC">
        <w:rPr>
          <w:rFonts w:ascii="Courier New" w:eastAsia="Times New Roman" w:hAnsi="Courier New" w:cs="Courier New"/>
          <w:kern w:val="0"/>
          <w:sz w:val="20"/>
          <w:szCs w:val="20"/>
          <w:lang w:val="en"/>
          <w14:ligatures w14:val="none"/>
        </w:rPr>
        <w:t xml:space="preserve"> </w:t>
      </w:r>
      <w:r w:rsidR="00617A2A" w:rsidRPr="004354AC">
        <w:rPr>
          <w:b/>
          <w:bCs/>
          <w:lang w:val="en"/>
        </w:rPr>
        <w:t>She wants the money to be withdrawn in one go at the bank.</w:t>
      </w:r>
      <w:r w:rsidR="00C26A20" w:rsidRPr="004354AC">
        <w:rPr>
          <w:rFonts w:hint="eastAsia"/>
          <w:b/>
          <w:bCs/>
          <w:lang w:val="en"/>
        </w:rPr>
        <w:t xml:space="preserve"> I said </w:t>
      </w:r>
      <w:r w:rsidR="004354AC" w:rsidRPr="004354AC">
        <w:rPr>
          <w:rFonts w:hint="eastAsia"/>
          <w:b/>
          <w:bCs/>
          <w:lang w:val="en"/>
        </w:rPr>
        <w:t xml:space="preserve">to her </w:t>
      </w:r>
      <w:r w:rsidR="00C26A20" w:rsidRPr="004354AC">
        <w:rPr>
          <w:rFonts w:hint="eastAsia"/>
          <w:b/>
          <w:bCs/>
          <w:lang w:val="en"/>
        </w:rPr>
        <w:t xml:space="preserve">that </w:t>
      </w:r>
      <w:r w:rsidR="004354AC">
        <w:rPr>
          <w:rFonts w:hint="eastAsia"/>
          <w:b/>
          <w:bCs/>
          <w:lang w:val="en"/>
        </w:rPr>
        <w:t>we</w:t>
      </w:r>
      <w:r w:rsidR="004354AC" w:rsidRPr="004354AC">
        <w:rPr>
          <w:b/>
          <w:bCs/>
          <w:lang w:val="en"/>
        </w:rPr>
        <w:t xml:space="preserve"> don't know if the withdrawal has been arranged yet.</w:t>
      </w:r>
    </w:p>
    <w:p w14:paraId="4D575B25" w14:textId="4A3BCC4D" w:rsidR="00814FFB" w:rsidRPr="004354AC" w:rsidRDefault="00814FFB" w:rsidP="004354AC">
      <w:pPr>
        <w:pStyle w:val="ListParagraph"/>
        <w:numPr>
          <w:ilvl w:val="0"/>
          <w:numId w:val="15"/>
        </w:numPr>
        <w:rPr>
          <w:b/>
          <w:bCs/>
        </w:rPr>
      </w:pPr>
    </w:p>
    <w:p w14:paraId="14DC27EF" w14:textId="503C4D20" w:rsidR="00920E3C" w:rsidRDefault="00000000" w:rsidP="00A83885">
      <w:pPr>
        <w:pStyle w:val="ListParagraph"/>
        <w:numPr>
          <w:ilvl w:val="0"/>
          <w:numId w:val="15"/>
        </w:numPr>
      </w:pPr>
      <w:sdt>
        <w:sdtPr>
          <w:rPr>
            <w:rFonts w:ascii="MS Gothic" w:eastAsia="MS Gothic" w:hAnsi="MS Gothic"/>
          </w:rPr>
          <w:id w:val="-1526942210"/>
          <w14:checkbox>
            <w14:checked w14:val="1"/>
            <w14:checkedState w14:val="2612" w14:font="MS Gothic"/>
            <w14:uncheckedState w14:val="2610" w14:font="MS Gothic"/>
          </w14:checkbox>
        </w:sdtPr>
        <w:sdtContent>
          <w:r w:rsidR="00C60525">
            <w:rPr>
              <w:rFonts w:ascii="MS Gothic" w:eastAsia="MS Gothic" w:hAnsi="MS Gothic" w:hint="eastAsia"/>
            </w:rPr>
            <w:t>☒</w:t>
          </w:r>
        </w:sdtContent>
      </w:sdt>
      <w:r w:rsidR="00920E3C">
        <w:t>R</w:t>
      </w:r>
      <w:r w:rsidR="00920E3C">
        <w:rPr>
          <w:rFonts w:hint="eastAsia"/>
        </w:rPr>
        <w:t>ecord mao in Rico</w:t>
      </w:r>
    </w:p>
    <w:p w14:paraId="382B6AB1" w14:textId="4E887764" w:rsidR="00920E3C" w:rsidRDefault="00000000" w:rsidP="00121032">
      <w:pPr>
        <w:pStyle w:val="ListParagraph"/>
        <w:numPr>
          <w:ilvl w:val="0"/>
          <w:numId w:val="15"/>
        </w:numPr>
      </w:pPr>
      <w:sdt>
        <w:sdtPr>
          <w:rPr>
            <w:rFonts w:hint="eastAsia"/>
          </w:rPr>
          <w:id w:val="511342354"/>
          <w14:checkbox>
            <w14:checked w14:val="1"/>
            <w14:checkedState w14:val="2612" w14:font="MS Gothic"/>
            <w14:uncheckedState w14:val="2610" w14:font="MS Gothic"/>
          </w14:checkbox>
        </w:sdtPr>
        <w:sdtContent>
          <w:r w:rsidR="00C60525">
            <w:rPr>
              <w:rFonts w:ascii="MS Gothic" w:eastAsia="MS Gothic" w:hAnsi="MS Gothic" w:hint="eastAsia"/>
            </w:rPr>
            <w:t>☒</w:t>
          </w:r>
        </w:sdtContent>
      </w:sdt>
      <w:r w:rsidR="00920E3C">
        <w:rPr>
          <w:rFonts w:hint="eastAsia"/>
        </w:rPr>
        <w:t>R</w:t>
      </w:r>
      <w:r w:rsidR="00920E3C">
        <w:t>e</w:t>
      </w:r>
      <w:r w:rsidR="00920E3C">
        <w:rPr>
          <w:rFonts w:hint="eastAsia"/>
        </w:rPr>
        <w:t>cord Kodai in Rico</w:t>
      </w:r>
    </w:p>
    <w:p w14:paraId="70DB412A" w14:textId="5F5B7044" w:rsidR="00920E3C" w:rsidRDefault="00000000" w:rsidP="00121032">
      <w:pPr>
        <w:pStyle w:val="ListParagraph"/>
        <w:numPr>
          <w:ilvl w:val="0"/>
          <w:numId w:val="15"/>
        </w:numPr>
      </w:pPr>
      <w:sdt>
        <w:sdtPr>
          <w:rPr>
            <w:rFonts w:hint="eastAsia"/>
          </w:rPr>
          <w:id w:val="-1084229343"/>
          <w14:checkbox>
            <w14:checked w14:val="1"/>
            <w14:checkedState w14:val="2612" w14:font="MS Gothic"/>
            <w14:uncheckedState w14:val="2610" w14:font="MS Gothic"/>
          </w14:checkbox>
        </w:sdtPr>
        <w:sdtContent>
          <w:r w:rsidR="00C60525">
            <w:rPr>
              <w:rFonts w:ascii="MS Gothic" w:eastAsia="MS Gothic" w:hAnsi="MS Gothic" w:hint="eastAsia"/>
            </w:rPr>
            <w:t>☒</w:t>
          </w:r>
        </w:sdtContent>
      </w:sdt>
      <w:r w:rsidR="00920E3C">
        <w:rPr>
          <w:rFonts w:hint="eastAsia"/>
        </w:rPr>
        <w:t>R</w:t>
      </w:r>
      <w:r w:rsidR="00920E3C">
        <w:t>e</w:t>
      </w:r>
      <w:r w:rsidR="00920E3C">
        <w:rPr>
          <w:rFonts w:hint="eastAsia"/>
        </w:rPr>
        <w:t>cord Miho in access</w:t>
      </w:r>
    </w:p>
    <w:p w14:paraId="1A754955" w14:textId="3EF38FBA" w:rsidR="0013257B" w:rsidRDefault="00000000" w:rsidP="00121032">
      <w:pPr>
        <w:pStyle w:val="ListParagraph"/>
        <w:numPr>
          <w:ilvl w:val="0"/>
          <w:numId w:val="15"/>
        </w:numPr>
      </w:pPr>
      <w:sdt>
        <w:sdtPr>
          <w:rPr>
            <w:rFonts w:hint="eastAsia"/>
          </w:rPr>
          <w:id w:val="216101058"/>
          <w14:checkbox>
            <w14:checked w14:val="1"/>
            <w14:checkedState w14:val="2612" w14:font="MS Gothic"/>
            <w14:uncheckedState w14:val="2610" w14:font="MS Gothic"/>
          </w14:checkbox>
        </w:sdtPr>
        <w:sdtContent>
          <w:r w:rsidR="008972AA">
            <w:rPr>
              <w:rFonts w:ascii="MS Gothic" w:eastAsia="MS Gothic" w:hAnsi="MS Gothic" w:hint="eastAsia"/>
            </w:rPr>
            <w:t>☒</w:t>
          </w:r>
        </w:sdtContent>
      </w:sdt>
      <w:r w:rsidR="0013257B">
        <w:rPr>
          <w:rFonts w:hint="eastAsia"/>
        </w:rPr>
        <w:t>Call new student sat 10:00</w:t>
      </w:r>
      <w:r w:rsidR="00DE185D">
        <w:rPr>
          <w:rFonts w:hint="eastAsia"/>
        </w:rPr>
        <w:t>. Ask for payment</w:t>
      </w:r>
    </w:p>
    <w:p w14:paraId="5681A84C" w14:textId="77777777" w:rsidR="00095F15" w:rsidRDefault="00095F15" w:rsidP="00B90754">
      <w:pPr>
        <w:ind w:left="720" w:hanging="360"/>
      </w:pPr>
    </w:p>
    <w:p w14:paraId="1355CCB5" w14:textId="26744B83" w:rsidR="00B90754" w:rsidRDefault="006736DB" w:rsidP="00B90754">
      <w:pPr>
        <w:ind w:left="720" w:hanging="360"/>
      </w:pPr>
      <w:r w:rsidRPr="006736DB">
        <w:rPr>
          <w:rFonts w:hint="eastAsia"/>
        </w:rPr>
        <w:t>Hi Saya,</w:t>
      </w:r>
      <w:r w:rsidRPr="006736DB">
        <w:br/>
      </w:r>
      <w:r w:rsidRPr="006736DB">
        <w:rPr>
          <w:rFonts w:hint="eastAsia"/>
        </w:rPr>
        <w:t xml:space="preserve">This is the link to the </w:t>
      </w:r>
      <w:hyperlink r:id="rId25" w:history="1">
        <w:r w:rsidRPr="006736DB">
          <w:rPr>
            <w:rStyle w:val="Hyperlink"/>
            <w:rFonts w:hint="eastAsia"/>
          </w:rPr>
          <w:t xml:space="preserve">BEE </w:t>
        </w:r>
        <w:r w:rsidRPr="006736DB">
          <w:rPr>
            <w:rStyle w:val="Hyperlink"/>
          </w:rPr>
          <w:t>CAFÉ</w:t>
        </w:r>
      </w:hyperlink>
      <w:r>
        <w:br/>
      </w:r>
      <w:r>
        <w:rPr>
          <w:rFonts w:hint="eastAsia"/>
        </w:rPr>
        <w:t xml:space="preserve">TO </w:t>
      </w:r>
      <w:hyperlink r:id="rId26" w:history="1">
        <w:r w:rsidRPr="00B96C0D">
          <w:rPr>
            <w:rStyle w:val="Hyperlink"/>
            <w:rFonts w:hint="eastAsia"/>
          </w:rPr>
          <w:t>edit the page</w:t>
        </w:r>
      </w:hyperlink>
      <w:r w:rsidR="00B96C0D">
        <w:br/>
      </w:r>
    </w:p>
    <w:p w14:paraId="6913FD8B" w14:textId="77777777" w:rsidR="00D4596E" w:rsidRDefault="00D4596E" w:rsidP="00C26B6B">
      <w:pPr>
        <w:pBdr>
          <w:top w:val="single" w:sz="6" w:space="1" w:color="auto"/>
          <w:bottom w:val="single" w:sz="6" w:space="1" w:color="auto"/>
        </w:pBdr>
        <w:ind w:left="720" w:hanging="360"/>
      </w:pPr>
    </w:p>
    <w:p w14:paraId="7E689873" w14:textId="21716994" w:rsidR="007D0735" w:rsidRDefault="007D0735" w:rsidP="00B90754">
      <w:pPr>
        <w:ind w:left="720" w:hanging="360"/>
      </w:pPr>
      <w:r>
        <w:t>W</w:t>
      </w:r>
      <w:r>
        <w:rPr>
          <w:rFonts w:hint="eastAsia"/>
        </w:rPr>
        <w:t xml:space="preserve">e need to correct that </w:t>
      </w:r>
      <w:hyperlink r:id="rId27" w:history="1">
        <w:r w:rsidRPr="007D0735">
          <w:rPr>
            <w:rStyle w:val="Hyperlink"/>
          </w:rPr>
          <w:t>Here</w:t>
        </w:r>
      </w:hyperlink>
      <w:r>
        <w:rPr>
          <w:rFonts w:hint="eastAsia"/>
        </w:rPr>
        <w:t xml:space="preserve"> , it is too dry??</w:t>
      </w:r>
    </w:p>
    <w:p w14:paraId="49331A9E" w14:textId="77777777" w:rsidR="006736DB" w:rsidRDefault="006736DB" w:rsidP="00B90754">
      <w:pPr>
        <w:ind w:left="720" w:hanging="360"/>
      </w:pPr>
    </w:p>
    <w:p w14:paraId="7BBC5614" w14:textId="77777777" w:rsidR="006736DB" w:rsidRDefault="006736DB" w:rsidP="00B90754">
      <w:pPr>
        <w:pBdr>
          <w:bottom w:val="single" w:sz="6" w:space="1" w:color="auto"/>
        </w:pBdr>
        <w:ind w:left="720" w:hanging="360"/>
      </w:pPr>
    </w:p>
    <w:p w14:paraId="505DE076" w14:textId="77777777" w:rsidR="006736DB" w:rsidRPr="006736DB" w:rsidRDefault="006736DB" w:rsidP="00B90754">
      <w:pPr>
        <w:ind w:left="720" w:hanging="360"/>
      </w:pPr>
    </w:p>
    <w:p w14:paraId="5D9AFCA4" w14:textId="3BA7BD59" w:rsidR="00B90754" w:rsidRPr="005C3834" w:rsidRDefault="00B90754" w:rsidP="00B90754">
      <w:pPr>
        <w:ind w:left="720" w:hanging="360"/>
        <w:rPr>
          <w:b/>
          <w:bCs/>
          <w:u w:val="single"/>
        </w:rPr>
      </w:pPr>
      <w:r w:rsidRPr="005C3834">
        <w:rPr>
          <w:b/>
          <w:bCs/>
          <w:u w:val="single"/>
        </w:rPr>
        <w:t>11-</w:t>
      </w:r>
      <w:r w:rsidR="00F60FFE">
        <w:rPr>
          <w:rFonts w:hint="eastAsia"/>
          <w:b/>
          <w:bCs/>
          <w:u w:val="single"/>
        </w:rPr>
        <w:t>25</w:t>
      </w:r>
      <w:r w:rsidRPr="005C3834">
        <w:rPr>
          <w:b/>
          <w:bCs/>
          <w:u w:val="single"/>
        </w:rPr>
        <w:t>-2024</w:t>
      </w:r>
    </w:p>
    <w:p w14:paraId="15F654C6" w14:textId="5DD7F97E" w:rsidR="00B90754" w:rsidRDefault="00E40F73" w:rsidP="008335F7">
      <w:pPr>
        <w:ind w:left="720" w:hanging="360"/>
        <w:rPr>
          <w:b/>
          <w:bCs/>
        </w:rPr>
      </w:pPr>
      <w:r>
        <w:rPr>
          <w:rFonts w:hint="eastAsia"/>
          <w:b/>
          <w:bCs/>
        </w:rPr>
        <w:t xml:space="preserve">1 - </w:t>
      </w:r>
      <w:r w:rsidR="00B12A42" w:rsidRPr="00B12A42">
        <w:rPr>
          <w:b/>
          <w:bCs/>
        </w:rPr>
        <w:t>A</w:t>
      </w:r>
      <w:r w:rsidR="00B12A42" w:rsidRPr="00B12A42">
        <w:rPr>
          <w:rFonts w:hint="eastAsia"/>
          <w:b/>
          <w:bCs/>
        </w:rPr>
        <w:t>sk payment for New student Sat 10. Need to send email</w:t>
      </w:r>
      <w:r>
        <w:rPr>
          <w:b/>
          <w:bCs/>
        </w:rPr>
        <w:br/>
      </w:r>
      <w:r>
        <w:rPr>
          <w:rFonts w:hint="eastAsia"/>
          <w:b/>
          <w:bCs/>
        </w:rPr>
        <w:t xml:space="preserve">2- </w:t>
      </w:r>
      <w:r w:rsidR="001547E2">
        <w:rPr>
          <w:rFonts w:hint="eastAsia"/>
          <w:b/>
          <w:bCs/>
        </w:rPr>
        <w:t>record Mao in rico. And record Kodai in rico</w:t>
      </w:r>
      <w:r w:rsidR="002E73FF">
        <w:rPr>
          <w:rFonts w:hint="eastAsia"/>
          <w:b/>
          <w:bCs/>
        </w:rPr>
        <w:t>.</w:t>
      </w:r>
    </w:p>
    <w:p w14:paraId="0A2F1CA5" w14:textId="77777777" w:rsidR="00B90754" w:rsidRDefault="00B90754" w:rsidP="008335F7">
      <w:pPr>
        <w:ind w:left="720" w:hanging="360"/>
        <w:rPr>
          <w:b/>
          <w:bCs/>
          <w:u w:val="single"/>
        </w:rPr>
      </w:pPr>
    </w:p>
    <w:p w14:paraId="66E82CBB" w14:textId="3507E068" w:rsidR="000C5F72" w:rsidRPr="005C3834" w:rsidRDefault="005C3834" w:rsidP="008335F7">
      <w:pPr>
        <w:ind w:left="720" w:hanging="360"/>
        <w:rPr>
          <w:b/>
          <w:bCs/>
          <w:u w:val="single"/>
        </w:rPr>
      </w:pPr>
      <w:r w:rsidRPr="005C3834">
        <w:rPr>
          <w:b/>
          <w:bCs/>
          <w:u w:val="single"/>
        </w:rPr>
        <w:t xml:space="preserve">1 - </w:t>
      </w:r>
      <w:r w:rsidR="000C5F72" w:rsidRPr="005C3834">
        <w:rPr>
          <w:b/>
          <w:bCs/>
          <w:u w:val="single"/>
        </w:rPr>
        <w:t xml:space="preserve">Ask 16:30 Hironao to b ring the payment in cash for this month. </w:t>
      </w:r>
    </w:p>
    <w:p w14:paraId="60547063" w14:textId="6EB072A8" w:rsidR="000C5F72" w:rsidRPr="005C3834" w:rsidRDefault="000C5F72" w:rsidP="008335F7">
      <w:pPr>
        <w:ind w:left="720" w:hanging="360"/>
        <w:rPr>
          <w:b/>
          <w:bCs/>
          <w:u w:val="single"/>
        </w:rPr>
      </w:pPr>
      <w:r w:rsidRPr="005C3834">
        <w:rPr>
          <w:b/>
          <w:bCs/>
          <w:u w:val="single"/>
        </w:rPr>
        <w:t>(last month, mom said they would quit,  but they came this month.)</w:t>
      </w:r>
    </w:p>
    <w:p w14:paraId="741B0D7C" w14:textId="7BF9B0FD" w:rsidR="00873354" w:rsidRDefault="005C3834" w:rsidP="008335F7">
      <w:pPr>
        <w:ind w:left="720" w:hanging="360"/>
        <w:rPr>
          <w:b/>
          <w:bCs/>
          <w:u w:val="single"/>
        </w:rPr>
      </w:pPr>
      <w:r w:rsidRPr="005C3834">
        <w:rPr>
          <w:b/>
          <w:bCs/>
          <w:u w:val="single"/>
        </w:rPr>
        <w:t xml:space="preserve">2 - </w:t>
      </w:r>
      <w:r w:rsidR="00873354" w:rsidRPr="005C3834">
        <w:rPr>
          <w:b/>
          <w:bCs/>
          <w:u w:val="single"/>
        </w:rPr>
        <w:t>CALL The new taiken booked for Monday 25..</w:t>
      </w:r>
      <w:r w:rsidR="00873354" w:rsidRPr="005C3834">
        <w:rPr>
          <w:b/>
          <w:bCs/>
          <w:u w:val="single"/>
        </w:rPr>
        <w:br/>
        <w:t xml:space="preserve">She said </w:t>
      </w:r>
      <w:r w:rsidRPr="005C3834">
        <w:rPr>
          <w:rFonts w:hint="eastAsia"/>
          <w:b/>
          <w:bCs/>
          <w:u w:val="single"/>
        </w:rPr>
        <w:t>ご相談できたら嬉しいです。</w:t>
      </w:r>
      <w:r w:rsidRPr="005C3834">
        <w:rPr>
          <w:b/>
          <w:bCs/>
          <w:u w:val="single"/>
        </w:rPr>
        <w:t>So we need to provide guidance.</w:t>
      </w:r>
    </w:p>
    <w:p w14:paraId="6819166B" w14:textId="10FCD041" w:rsidR="009009BF" w:rsidRDefault="009009BF" w:rsidP="00C64BF9">
      <w:r>
        <w:rPr>
          <w:b/>
          <w:bCs/>
          <w:u w:val="single"/>
        </w:rPr>
        <w:t>4 -</w:t>
      </w:r>
      <w:r>
        <w:t xml:space="preserve"> Sota has not paid yet. </w:t>
      </w:r>
      <w:r w:rsidR="00C64BF9" w:rsidRPr="00C64BF9">
        <w:rPr>
          <w:rFonts w:ascii="Calibri" w:eastAsia="Times New Roman" w:hAnsi="Calibri" w:cs="Calibri"/>
          <w:color w:val="000000"/>
          <w:kern w:val="0"/>
          <w14:ligatures w14:val="none"/>
        </w:rPr>
        <w:t>7 to 1</w:t>
      </w:r>
      <w:r w:rsidR="0040085B">
        <w:rPr>
          <w:rFonts w:ascii="Calibri" w:hAnsi="Calibri" w:cs="Calibri" w:hint="eastAsia"/>
          <w:color w:val="000000"/>
          <w:kern w:val="0"/>
          <w14:ligatures w14:val="none"/>
        </w:rPr>
        <w:t>2</w:t>
      </w:r>
      <w:r w:rsidR="009A5303">
        <w:rPr>
          <w:rFonts w:ascii="Calibri" w:eastAsia="Times New Roman" w:hAnsi="Calibri" w:cs="Calibri"/>
          <w:color w:val="000000"/>
          <w:kern w:val="0"/>
          <w14:ligatures w14:val="none"/>
        </w:rPr>
        <w:t xml:space="preserve"> </w:t>
      </w:r>
      <w:r>
        <w:t>months due</w:t>
      </w:r>
      <w:r w:rsidR="003558F7">
        <w:rPr>
          <w:rFonts w:hint="eastAsia"/>
        </w:rPr>
        <w:t xml:space="preserve">, + shokeihi </w:t>
      </w:r>
      <w:r w:rsidR="00FE105E">
        <w:rPr>
          <w:rFonts w:hint="eastAsia"/>
        </w:rPr>
        <w:t>27</w:t>
      </w:r>
      <w:r w:rsidR="003558F7">
        <w:rPr>
          <w:rFonts w:hint="eastAsia"/>
        </w:rPr>
        <w:t>00</w:t>
      </w:r>
      <w:r>
        <w:t xml:space="preserve"> </w:t>
      </w:r>
      <w:r w:rsidR="00C64BF9">
        <w:t xml:space="preserve">= </w:t>
      </w:r>
      <w:r w:rsidR="00710712">
        <w:rPr>
          <w:rFonts w:hint="eastAsia"/>
        </w:rPr>
        <w:t>12</w:t>
      </w:r>
      <w:r w:rsidR="00920F2F">
        <w:rPr>
          <w:rFonts w:hint="eastAsia"/>
        </w:rPr>
        <w:t>15</w:t>
      </w:r>
      <w:r w:rsidR="00710712">
        <w:rPr>
          <w:rFonts w:hint="eastAsia"/>
        </w:rPr>
        <w:t>00</w:t>
      </w:r>
      <w:r w:rsidR="009A5303">
        <w:t xml:space="preserve"> (I have sent email. Payment not received yet. Need to ask again)</w:t>
      </w:r>
    </w:p>
    <w:p w14:paraId="38AA76A8" w14:textId="15960379" w:rsidR="00C40760" w:rsidRDefault="00197DA6" w:rsidP="00C40760">
      <w:pPr>
        <w:rPr>
          <w:rFonts w:ascii="MS Gothic" w:eastAsia="MS Gothic" w:hAnsi="MS Gothic" w:cs="MS Gothic"/>
          <w:b/>
          <w:bCs/>
          <w:color w:val="000000"/>
          <w:kern w:val="0"/>
          <w14:ligatures w14:val="none"/>
        </w:rPr>
      </w:pPr>
      <w:r>
        <w:rPr>
          <w:rFonts w:hint="eastAsia"/>
        </w:rPr>
        <w:lastRenderedPageBreak/>
        <w:t xml:space="preserve">5- I am wondering if the </w:t>
      </w:r>
      <w:hyperlink r:id="rId28" w:history="1">
        <w:r w:rsidR="00E41D3C" w:rsidRPr="00E41D3C">
          <w:rPr>
            <w:rStyle w:val="Hyperlink"/>
            <w:rFonts w:hint="eastAsia"/>
          </w:rPr>
          <w:t>体験レッスン予約の返事</w:t>
        </w:r>
      </w:hyperlink>
      <w:r w:rsidR="00E41D3C">
        <w:rPr>
          <w:rFonts w:hint="eastAsia"/>
        </w:rPr>
        <w:t xml:space="preserve"> is good enough</w:t>
      </w:r>
      <w:r w:rsidR="00E41D3C">
        <w:br/>
      </w:r>
      <w:r w:rsidR="00E41D3C">
        <w:rPr>
          <w:rFonts w:hint="eastAsia"/>
        </w:rPr>
        <w:t>I have changed that point</w:t>
      </w:r>
      <w:r w:rsidR="00C40760">
        <w:br/>
      </w:r>
      <w:r w:rsidR="00C40760" w:rsidRPr="00E41D3C">
        <w:rPr>
          <w:rFonts w:ascii="MS Gothic" w:eastAsia="MS Gothic" w:hAnsi="MS Gothic" w:cs="MS Gothic" w:hint="eastAsia"/>
          <w:b/>
          <w:bCs/>
          <w:color w:val="000000"/>
          <w:kern w:val="0"/>
          <w14:ligatures w14:val="none"/>
        </w:rPr>
        <w:t>レッスン後、最適なコースをご提案させていただきます。そして料金表、キャレンダーなどお渡ししております。</w:t>
      </w:r>
    </w:p>
    <w:p w14:paraId="7340317C" w14:textId="0D0B03B7" w:rsidR="0052065A" w:rsidRPr="00C40760" w:rsidRDefault="0052065A" w:rsidP="00C40760">
      <w:pPr>
        <w:rPr>
          <w:rFonts w:cs="Calibri"/>
          <w:color w:val="000000"/>
          <w:kern w:val="0"/>
          <w14:ligatures w14:val="none"/>
        </w:rPr>
      </w:pPr>
      <w:r>
        <w:rPr>
          <w:rFonts w:ascii="MS Gothic" w:eastAsia="MS Gothic" w:hAnsi="MS Gothic" w:cs="MS Gothic" w:hint="eastAsia"/>
          <w:b/>
          <w:bCs/>
          <w:color w:val="000000"/>
          <w:kern w:val="0"/>
          <w14:ligatures w14:val="none"/>
        </w:rPr>
        <w:t>And, instead of that:</w:t>
      </w:r>
    </w:p>
    <w:p w14:paraId="7E96CEFD" w14:textId="2FA111E1" w:rsidR="00C40760" w:rsidRDefault="00C40760" w:rsidP="00C40760">
      <w:pPr>
        <w:rPr>
          <w:rFonts w:ascii="MS Gothic" w:eastAsia="MS Gothic" w:hAnsi="MS Gothic" w:cs="MS Gothic"/>
          <w:color w:val="000000"/>
          <w:kern w:val="0"/>
          <w14:ligatures w14:val="none"/>
        </w:rPr>
      </w:pPr>
      <w:r w:rsidRPr="00C40760">
        <w:rPr>
          <w:rFonts w:ascii="MS Gothic" w:eastAsia="MS Gothic" w:hAnsi="MS Gothic" w:cs="MS Gothic" w:hint="eastAsia"/>
          <w:color w:val="000000"/>
          <w:kern w:val="0"/>
          <w14:ligatures w14:val="none"/>
        </w:rPr>
        <w:t>ご確認の程よろしくお願いいたします。</w:t>
      </w:r>
      <w:r w:rsidR="0052065A">
        <w:rPr>
          <w:rFonts w:ascii="MS Gothic" w:eastAsia="MS Gothic" w:hAnsi="MS Gothic" w:cs="MS Gothic"/>
          <w:color w:val="000000"/>
          <w:kern w:val="0"/>
          <w14:ligatures w14:val="none"/>
        </w:rPr>
        <w:br/>
      </w:r>
      <w:r w:rsidR="0052065A">
        <w:rPr>
          <w:rFonts w:ascii="MS Gothic" w:eastAsia="MS Gothic" w:hAnsi="MS Gothic" w:cs="MS Gothic" w:hint="eastAsia"/>
          <w:color w:val="000000"/>
          <w:kern w:val="0"/>
          <w14:ligatures w14:val="none"/>
        </w:rPr>
        <w:t>That:</w:t>
      </w:r>
    </w:p>
    <w:p w14:paraId="61C80EBF" w14:textId="67F7CA41" w:rsidR="0052065A" w:rsidRDefault="00FE06FA" w:rsidP="00C40760">
      <w:pPr>
        <w:rPr>
          <w:rFonts w:ascii="Calibri" w:hAnsi="Calibri" w:cs="Calibri"/>
          <w:color w:val="000000"/>
          <w:kern w:val="0"/>
          <w14:ligatures w14:val="none"/>
        </w:rPr>
      </w:pPr>
      <w:r w:rsidRPr="00FE06FA">
        <w:rPr>
          <w:rFonts w:ascii="MS Gothic" w:eastAsia="MS Gothic" w:hAnsi="MS Gothic" w:cs="MS Gothic" w:hint="eastAsia"/>
          <w:color w:val="000000"/>
          <w:kern w:val="0"/>
          <w14:ligatures w14:val="none"/>
        </w:rPr>
        <w:t>ご質問にもすべてお答えいたします。</w:t>
      </w:r>
    </w:p>
    <w:p w14:paraId="508C6F3A" w14:textId="77777777" w:rsidR="00FE06FA" w:rsidRDefault="00FE06FA" w:rsidP="00C40760">
      <w:pPr>
        <w:rPr>
          <w:rFonts w:ascii="Calibri" w:hAnsi="Calibri" w:cs="Calibri"/>
          <w:color w:val="000000"/>
          <w:kern w:val="0"/>
          <w14:ligatures w14:val="none"/>
        </w:rPr>
      </w:pPr>
    </w:p>
    <w:p w14:paraId="60D9D77D" w14:textId="3AF7456E" w:rsidR="0056338C" w:rsidRPr="00C40760" w:rsidRDefault="0056338C" w:rsidP="00C40760">
      <w:pPr>
        <w:rPr>
          <w:rFonts w:ascii="Calibri" w:hAnsi="Calibri" w:cs="Calibri"/>
          <w:color w:val="000000"/>
          <w:kern w:val="0"/>
          <w14:ligatures w14:val="none"/>
        </w:rPr>
      </w:pPr>
      <w:r>
        <w:rPr>
          <w:rFonts w:ascii="Calibri" w:hAnsi="Calibri" w:cs="Calibri" w:hint="eastAsia"/>
          <w:color w:val="000000"/>
          <w:kern w:val="0"/>
          <w14:ligatures w14:val="none"/>
        </w:rPr>
        <w:t>Then, if we make the changes above. DO we still need that?</w:t>
      </w:r>
    </w:p>
    <w:p w14:paraId="7A8FB672" w14:textId="77777777" w:rsidR="00C40760" w:rsidRPr="00C40760" w:rsidRDefault="00C40760" w:rsidP="00C40760">
      <w:pPr>
        <w:rPr>
          <w:rFonts w:ascii="Calibri" w:eastAsia="Times New Roman" w:hAnsi="Calibri" w:cs="Calibri"/>
          <w:color w:val="000000"/>
          <w:kern w:val="0"/>
          <w14:ligatures w14:val="none"/>
        </w:rPr>
      </w:pPr>
      <w:r w:rsidRPr="00C40760">
        <w:rPr>
          <w:rFonts w:ascii="MS Gothic" w:eastAsia="MS Gothic" w:hAnsi="MS Gothic" w:cs="MS Gothic" w:hint="eastAsia"/>
          <w:color w:val="000000"/>
          <w:kern w:val="0"/>
          <w14:ligatures w14:val="none"/>
        </w:rPr>
        <w:t>ご不明な点などございましたら遠慮なくお問い合わせください。</w:t>
      </w:r>
    </w:p>
    <w:p w14:paraId="0C0B6815" w14:textId="06B53091" w:rsidR="00197DA6" w:rsidRPr="00C64BF9" w:rsidRDefault="00197DA6" w:rsidP="00C64BF9">
      <w:pPr>
        <w:rPr>
          <w:rFonts w:ascii="Calibri" w:eastAsia="Times New Roman" w:hAnsi="Calibri" w:cs="Calibri"/>
          <w:color w:val="000000"/>
          <w:kern w:val="0"/>
          <w14:ligatures w14:val="none"/>
        </w:rPr>
      </w:pPr>
    </w:p>
    <w:p w14:paraId="5BBA06D2" w14:textId="177066F8" w:rsidR="00F87482" w:rsidRDefault="00F87482" w:rsidP="008335F7">
      <w:pPr>
        <w:ind w:left="720" w:hanging="360"/>
        <w:rPr>
          <w:b/>
          <w:bCs/>
          <w:u w:val="single"/>
        </w:rPr>
      </w:pPr>
    </w:p>
    <w:p w14:paraId="598E05BF" w14:textId="77777777" w:rsidR="005C3834" w:rsidRDefault="005C3834" w:rsidP="008335F7">
      <w:pPr>
        <w:ind w:left="720" w:hanging="360"/>
        <w:rPr>
          <w:b/>
          <w:bCs/>
          <w:u w:val="single"/>
        </w:rPr>
      </w:pPr>
    </w:p>
    <w:p w14:paraId="7B6E4379" w14:textId="77777777" w:rsidR="009E65AD" w:rsidRPr="009E65AD" w:rsidRDefault="009E65AD" w:rsidP="008335F7">
      <w:pPr>
        <w:ind w:left="720" w:hanging="360"/>
      </w:pPr>
    </w:p>
    <w:p w14:paraId="41C2E39B" w14:textId="57B2413B" w:rsidR="003D1625" w:rsidRPr="003D1625" w:rsidRDefault="003D1625" w:rsidP="003D1625">
      <w:pPr>
        <w:spacing w:after="0" w:line="240" w:lineRule="auto"/>
        <w:rPr>
          <w:rFonts w:ascii="MS Gothic" w:eastAsia="MS Gothic" w:hAnsi="MS Gothic" w:cs="Calibri"/>
          <w:color w:val="000000"/>
          <w:kern w:val="0"/>
          <w14:ligatures w14:val="none"/>
        </w:rPr>
      </w:pPr>
      <w:r w:rsidRPr="003D1625">
        <w:rPr>
          <w:rFonts w:ascii="MS Gothic" w:eastAsia="MS Gothic" w:hAnsi="MS Gothic" w:cs="Calibri" w:hint="eastAsia"/>
          <w:color w:val="000000"/>
          <w:kern w:val="0"/>
          <w14:ligatures w14:val="none"/>
        </w:rPr>
        <w:t>平原　春香</w:t>
      </w:r>
      <w:r>
        <w:rPr>
          <w:rFonts w:ascii="MS Gothic" w:eastAsia="MS Gothic" w:hAnsi="MS Gothic" w:cs="Calibri"/>
          <w:color w:val="000000"/>
          <w:kern w:val="0"/>
          <w14:ligatures w14:val="none"/>
        </w:rPr>
        <w:t xml:space="preserve"> sat 10, signed up. Where is taiken file</w:t>
      </w:r>
    </w:p>
    <w:p w14:paraId="084F0DBA" w14:textId="77777777" w:rsidR="009E65AD" w:rsidRDefault="009E65AD" w:rsidP="008335F7">
      <w:pPr>
        <w:ind w:left="720" w:hanging="360"/>
        <w:rPr>
          <w:b/>
          <w:bCs/>
        </w:rPr>
      </w:pPr>
    </w:p>
    <w:p w14:paraId="144B5C70" w14:textId="77777777" w:rsidR="009E65AD" w:rsidRDefault="009E65AD" w:rsidP="008335F7">
      <w:pPr>
        <w:ind w:left="720" w:hanging="360"/>
        <w:rPr>
          <w:b/>
          <w:bCs/>
        </w:rPr>
      </w:pPr>
    </w:p>
    <w:p w14:paraId="1D6947DC" w14:textId="7408E523" w:rsidR="008335F7" w:rsidRPr="008335F7" w:rsidRDefault="008335F7" w:rsidP="008335F7">
      <w:pPr>
        <w:ind w:left="720" w:hanging="360"/>
        <w:rPr>
          <w:b/>
          <w:bCs/>
        </w:rPr>
      </w:pPr>
      <w:r w:rsidRPr="008335F7">
        <w:rPr>
          <w:b/>
          <w:bCs/>
        </w:rPr>
        <w:t>英検に熟練した講師陣が、面接合格に導くノウハウのすべてを伝授します！</w:t>
      </w:r>
    </w:p>
    <w:p w14:paraId="304759D4" w14:textId="77777777" w:rsidR="008A1479" w:rsidRPr="008A1479" w:rsidRDefault="008A1479" w:rsidP="008A1479">
      <w:pPr>
        <w:ind w:left="720" w:hanging="360"/>
        <w:rPr>
          <w:b/>
          <w:bCs/>
        </w:rPr>
      </w:pPr>
      <w:r w:rsidRPr="008A1479">
        <w:rPr>
          <w:b/>
          <w:bCs/>
        </w:rPr>
        <w:t>ビースクールでは、面接合格率ほぼ１００％を誇る伝統を持っています！ぜひ一度お試しください！</w:t>
      </w:r>
    </w:p>
    <w:p w14:paraId="759AD694" w14:textId="4A583247" w:rsidR="00325152" w:rsidRDefault="005646C0" w:rsidP="00325152">
      <w:pPr>
        <w:ind w:left="720" w:hanging="360"/>
        <w:rPr>
          <w:del w:id="0" w:author="Microsoft Word" w:date="2024-12-02T20:11:00Z" w16du:dateUtc="2024-12-02T11:11:00Z"/>
        </w:rPr>
      </w:pPr>
      <w:del w:id="1" w:author="Microsoft Word" w:date="2024-12-02T20:11:00Z" w16du:dateUtc="2024-12-02T11:11:00Z">
        <w:r>
          <w:br/>
        </w:r>
        <w:r w:rsidR="002338B5">
          <w:delText xml:space="preserve">If this </w:delText>
        </w:r>
        <w:r w:rsidR="002338B5">
          <w:fldChar w:fldCharType="begin"/>
        </w:r>
        <w:r w:rsidR="002338B5">
          <w:delInstrText>HYPERLINK "http://beeschool.jp/%e8%8b%b1%e6%a4%9c%e9%9d%a2%e6%8e%a5%e6%ba%96%e5%82%99%e3%82%b3%e3%83%bc%e3%82%b9/"</w:delInstrText>
        </w:r>
        <w:r w:rsidR="002338B5">
          <w:fldChar w:fldCharType="separate"/>
        </w:r>
        <w:r w:rsidR="002338B5" w:rsidRPr="00363457">
          <w:rPr>
            <w:rStyle w:val="Hyperlink"/>
          </w:rPr>
          <w:delText>sentence</w:delText>
        </w:r>
        <w:r w:rsidR="002338B5">
          <w:rPr>
            <w:rStyle w:val="Hyperlink"/>
          </w:rPr>
          <w:fldChar w:fldCharType="end"/>
        </w:r>
        <w:r w:rsidR="002338B5">
          <w:delText xml:space="preserve"> is not correct, what can we write??</w:delText>
        </w:r>
      </w:del>
    </w:p>
    <w:p w14:paraId="581E818A" w14:textId="6AC493A7" w:rsidR="007E1E6F" w:rsidRDefault="00DC38C9" w:rsidP="003D1625">
      <w:r>
        <w:rPr>
          <w:rFonts w:hint="eastAsia"/>
        </w:rPr>
        <w:t>面接の話を</w:t>
      </w:r>
      <w:r>
        <w:rPr>
          <w:rFonts w:hint="eastAsia"/>
        </w:rPr>
        <w:t>3</w:t>
      </w:r>
      <w:r>
        <w:rPr>
          <w:rFonts w:hint="eastAsia"/>
        </w:rPr>
        <w:t>級ページに載せましょう！よ</w:t>
      </w:r>
      <w:r w:rsidR="008F5824">
        <w:rPr>
          <w:rFonts w:hint="eastAsia"/>
        </w:rPr>
        <w:t>｝</w:t>
      </w:r>
      <w:r w:rsidR="008F5824">
        <w:br/>
      </w:r>
      <w:r w:rsidR="00690451">
        <w:rPr>
          <w:rFonts w:hint="eastAsia"/>
        </w:rPr>
        <w:t>英語ページ</w:t>
      </w:r>
      <w:hyperlink r:id="rId29" w:history="1">
        <w:r w:rsidR="00FC747A">
          <w:rPr>
            <w:rStyle w:val="Hyperlink"/>
            <w:rFonts w:hint="eastAsia"/>
          </w:rPr>
          <w:t>28</w:t>
        </w:r>
        <w:bookmarkStart w:id="2" w:name="_Hlt181732105"/>
        <w:bookmarkStart w:id="3" w:name="_Hlt181732106"/>
        <w:r w:rsidR="00FC747A">
          <w:rPr>
            <w:rStyle w:val="Hyperlink"/>
            <w:rFonts w:hint="eastAsia"/>
          </w:rPr>
          <w:t>2</w:t>
        </w:r>
        <w:bookmarkEnd w:id="2"/>
        <w:bookmarkEnd w:id="3"/>
        <w:r w:rsidR="00FC747A">
          <w:rPr>
            <w:rStyle w:val="Hyperlink"/>
            <w:rFonts w:hint="eastAsia"/>
          </w:rPr>
          <w:t>2</w:t>
        </w:r>
      </w:hyperlink>
      <w:r w:rsidR="007E1E6F">
        <w:rPr>
          <w:rFonts w:hint="eastAsia"/>
        </w:rPr>
        <w:t xml:space="preserve">　編集</w:t>
      </w:r>
      <w:r w:rsidR="00252108">
        <w:rPr>
          <w:rFonts w:hint="eastAsia"/>
        </w:rPr>
        <w:t>お願い致します。</w:t>
      </w:r>
      <w:hyperlink r:id="rId30" w:history="1">
        <w:r w:rsidR="00551414" w:rsidRPr="00551414">
          <w:rPr>
            <w:rStyle w:val="Hyperlink"/>
          </w:rPr>
          <w:t>2713</w:t>
        </w:r>
      </w:hyperlink>
    </w:p>
    <w:p w14:paraId="7C9E069C" w14:textId="39038BFF" w:rsidR="00D76F07" w:rsidRDefault="005646C0" w:rsidP="00C273CD">
      <w:pPr>
        <w:ind w:left="720" w:hanging="360"/>
      </w:pPr>
      <w:r>
        <w:br/>
      </w:r>
      <w:r w:rsidR="007A68DF">
        <w:rPr>
          <w:rFonts w:hint="eastAsia"/>
        </w:rPr>
        <w:t>新しい生徒、英検プライベートの情報</w:t>
      </w:r>
      <w:r w:rsidR="001A3484">
        <w:t xml:space="preserve">try </w:t>
      </w:r>
      <w:r w:rsidR="007A68DF">
        <w:rPr>
          <w:rFonts w:hint="eastAsia"/>
        </w:rPr>
        <w:t>を</w:t>
      </w:r>
      <w:r w:rsidR="007A68DF">
        <w:rPr>
          <w:rFonts w:hint="eastAsia"/>
        </w:rPr>
        <w:t>access</w:t>
      </w:r>
      <w:r w:rsidR="007A68DF">
        <w:rPr>
          <w:rFonts w:hint="eastAsia"/>
        </w:rPr>
        <w:t>に</w:t>
      </w:r>
      <w:r w:rsidR="00966FF5">
        <w:rPr>
          <w:rFonts w:hint="eastAsia"/>
        </w:rPr>
        <w:t>入れること</w:t>
      </w:r>
      <w:r w:rsidR="00D32150">
        <w:t xml:space="preserve"> (Ayumu</w:t>
      </w:r>
      <w:r w:rsidR="00617F49">
        <w:t>, natsumi, Nanase,</w:t>
      </w:r>
      <w:r w:rsidR="007D1EF5">
        <w:t xml:space="preserve"> Nosa, </w:t>
      </w:r>
      <w:r w:rsidR="00617F49">
        <w:t>etc</w:t>
      </w:r>
      <w:r w:rsidR="00D32150">
        <w:t>)</w:t>
      </w:r>
    </w:p>
    <w:p w14:paraId="64E1688B" w14:textId="03818A82" w:rsidR="00643760" w:rsidRDefault="00643760" w:rsidP="00C273CD">
      <w:pPr>
        <w:ind w:left="720" w:hanging="360"/>
      </w:pPr>
      <w:r>
        <w:t>Cal back Miho, had a taiken with Thomas</w:t>
      </w:r>
      <w:r w:rsidR="005512FF">
        <w:t xml:space="preserve"> </w:t>
      </w:r>
      <w:r w:rsidR="00546308">
        <w:t>, try to arrange group with Yukino and Natsumi</w:t>
      </w:r>
    </w:p>
    <w:p w14:paraId="75E2BF8F" w14:textId="46DE9AB2" w:rsidR="001F4A65" w:rsidRDefault="001F4A65" w:rsidP="00C273CD">
      <w:pPr>
        <w:ind w:left="720" w:hanging="360"/>
      </w:pPr>
      <w:r>
        <w:t>Natsumi wants group, Yukino</w:t>
      </w:r>
      <w:r w:rsidR="005C6DB8">
        <w:t xml:space="preserve"> Sakamoto too. This is what we can arrange, two groups and two private a month.</w:t>
      </w:r>
      <w:r w:rsidR="00C333A2">
        <w:t xml:space="preserve"> </w:t>
      </w:r>
      <w:r w:rsidR="00A71DBE">
        <w:t xml:space="preserve">Group is 30mn is alone, and there is no price discount. The price is </w:t>
      </w:r>
    </w:p>
    <w:p w14:paraId="13712A00" w14:textId="0DA6B8EF" w:rsidR="00486375" w:rsidRDefault="00993732" w:rsidP="00993732">
      <w:r>
        <w:lastRenderedPageBreak/>
        <w:t xml:space="preserve">  </w:t>
      </w:r>
      <w:r w:rsidR="00AD6D9A">
        <w:t xml:space="preserve">Sakura </w:t>
      </w:r>
      <w:r w:rsidR="00486375">
        <w:t xml:space="preserve">(Nao has not finished </w:t>
      </w:r>
      <w:r w:rsidR="00FA79A7">
        <w:t>to say what she had to say</w:t>
      </w:r>
      <w:r w:rsidR="00486375">
        <w:t>)</w:t>
      </w:r>
    </w:p>
    <w:p w14:paraId="348B7A61" w14:textId="5C49EDAC" w:rsidR="00C273CD" w:rsidRDefault="00C273CD" w:rsidP="00C273CD">
      <w:pPr>
        <w:pStyle w:val="ListParagraph"/>
        <w:numPr>
          <w:ilvl w:val="0"/>
          <w:numId w:val="14"/>
        </w:numPr>
      </w:pPr>
      <w:r w:rsidRPr="00C273CD">
        <w:t>Mao can come on 2</w:t>
      </w:r>
      <w:r w:rsidRPr="00C273CD">
        <w:rPr>
          <w:vertAlign w:val="superscript"/>
        </w:rPr>
        <w:t>nd</w:t>
      </w:r>
      <w:r w:rsidRPr="00C273CD">
        <w:t xml:space="preserve"> and 16</w:t>
      </w:r>
      <w:r w:rsidRPr="00C273CD">
        <w:rPr>
          <w:vertAlign w:val="superscript"/>
        </w:rPr>
        <w:t>th</w:t>
      </w:r>
      <w:r w:rsidRPr="00C273CD">
        <w:t xml:space="preserve"> (tell the mom)</w:t>
      </w:r>
      <w:r w:rsidR="005F0625">
        <w:rPr>
          <w:rFonts w:hint="eastAsia"/>
        </w:rPr>
        <w:t xml:space="preserve"> </w:t>
      </w:r>
    </w:p>
    <w:p w14:paraId="358D2885" w14:textId="0DCACB8F" w:rsidR="001125D4" w:rsidRDefault="00C273CD" w:rsidP="00C273CD">
      <w:pPr>
        <w:pStyle w:val="ListParagraph"/>
        <w:numPr>
          <w:ilvl w:val="0"/>
          <w:numId w:val="14"/>
        </w:numPr>
      </w:pPr>
      <w:r>
        <w:t xml:space="preserve">Yuta </w:t>
      </w:r>
      <w:r w:rsidR="001327DD">
        <w:t>tomooka</w:t>
      </w:r>
      <w:r w:rsidR="00B856A6">
        <w:t xml:space="preserve"> </w:t>
      </w:r>
      <w:r w:rsidR="001327DD">
        <w:t>booked a lesson for 31th, but he already had 4 lessons this month.</w:t>
      </w:r>
    </w:p>
    <w:p w14:paraId="0767D3F2" w14:textId="30A659AD" w:rsidR="00F5782C" w:rsidRDefault="00F5782C" w:rsidP="000555FF">
      <w:pPr>
        <w:pStyle w:val="ListParagraph"/>
      </w:pPr>
      <w:r>
        <w:t>Need to call back 090 1086 2265</w:t>
      </w:r>
      <w:r w:rsidR="000555FF">
        <w:rPr>
          <w:rFonts w:hint="eastAsia"/>
        </w:rPr>
        <w:t>(Ninomiya san)</w:t>
      </w:r>
      <w:r>
        <w:t xml:space="preserve"> need to practice for eiken before the test. Interested by </w:t>
      </w:r>
      <w:r w:rsidR="00F12B85">
        <w:t>two</w:t>
      </w:r>
      <w:r>
        <w:t xml:space="preserve"> times a week</w:t>
      </w:r>
      <w:r w:rsidR="00F12B85">
        <w:t>. Not taiken as there is no time. Push for immediate sign-up</w:t>
      </w:r>
    </w:p>
    <w:p w14:paraId="59752719" w14:textId="603D7E95" w:rsidR="00C26B97" w:rsidRDefault="00CF47AF" w:rsidP="000555FF">
      <w:pPr>
        <w:pStyle w:val="ListParagraph"/>
      </w:pPr>
      <w:r>
        <w:t>F</w:t>
      </w:r>
      <w:r>
        <w:rPr>
          <w:rFonts w:hint="eastAsia"/>
        </w:rPr>
        <w:t>ee</w:t>
      </w:r>
      <w:r w:rsidR="006927FD">
        <w:rPr>
          <w:rFonts w:hint="eastAsia"/>
        </w:rPr>
        <w:t>:</w:t>
      </w:r>
      <w:r>
        <w:rPr>
          <w:rFonts w:hint="eastAsia"/>
        </w:rPr>
        <w:t xml:space="preserve"> 4</w:t>
      </w:r>
      <w:r w:rsidR="006927FD">
        <w:rPr>
          <w:rFonts w:hint="eastAsia"/>
        </w:rPr>
        <w:t>4,5</w:t>
      </w:r>
      <w:r>
        <w:rPr>
          <w:rFonts w:hint="eastAsia"/>
        </w:rPr>
        <w:t xml:space="preserve">00 </w:t>
      </w:r>
      <w:r w:rsidR="00EB20C7">
        <w:rPr>
          <w:rFonts w:hint="eastAsia"/>
        </w:rPr>
        <w:t>yen</w:t>
      </w:r>
      <w:r>
        <w:rPr>
          <w:rFonts w:hint="eastAsia"/>
        </w:rPr>
        <w:t>(8 time lesson</w:t>
      </w:r>
      <w:r w:rsidR="006927FD">
        <w:rPr>
          <w:rFonts w:hint="eastAsia"/>
        </w:rPr>
        <w:t>41,000yen</w:t>
      </w:r>
      <w:r>
        <w:rPr>
          <w:rFonts w:hint="eastAsia"/>
        </w:rPr>
        <w:t>+</w:t>
      </w:r>
      <w:r w:rsidR="006927FD">
        <w:rPr>
          <w:rFonts w:hint="eastAsia"/>
        </w:rPr>
        <w:t>shokeihi3,500</w:t>
      </w:r>
      <w:r w:rsidR="00EB20C7">
        <w:rPr>
          <w:rFonts w:hint="eastAsia"/>
        </w:rPr>
        <w:t>yen)</w:t>
      </w:r>
      <w:r w:rsidR="006927FD">
        <w:rPr>
          <w:rFonts w:hint="eastAsia"/>
        </w:rPr>
        <w:t xml:space="preserve"> </w:t>
      </w:r>
      <w:r w:rsidR="00F03860">
        <w:rPr>
          <w:rFonts w:hint="eastAsia"/>
        </w:rPr>
        <w:t xml:space="preserve">Hato Kodai  </w:t>
      </w:r>
      <w:r w:rsidR="00D332B6">
        <w:rPr>
          <w:rFonts w:hint="eastAsia"/>
        </w:rPr>
        <w:t xml:space="preserve">group </w:t>
      </w:r>
      <w:r w:rsidR="004476E1">
        <w:rPr>
          <w:rFonts w:hint="eastAsia"/>
        </w:rPr>
        <w:t>41</w:t>
      </w:r>
      <w:r w:rsidR="00D332B6">
        <w:rPr>
          <w:rFonts w:hint="eastAsia"/>
        </w:rPr>
        <w:t>480</w:t>
      </w:r>
      <w:r w:rsidR="002A01EB">
        <w:rPr>
          <w:rFonts w:hint="eastAsia"/>
        </w:rPr>
        <w:t>(16980+3500+7000</w:t>
      </w:r>
      <w:r w:rsidR="008218DE">
        <w:rPr>
          <w:rFonts w:hint="eastAsia"/>
        </w:rPr>
        <w:t>*3</w:t>
      </w:r>
      <w:r w:rsidR="002A01EB">
        <w:rPr>
          <w:rFonts w:hint="eastAsia"/>
        </w:rPr>
        <w:t>)</w:t>
      </w:r>
      <w:r w:rsidR="00504A90">
        <w:rPr>
          <w:rFonts w:hint="eastAsia"/>
        </w:rPr>
        <w:t xml:space="preserve"> pri</w:t>
      </w:r>
      <w:r w:rsidR="00D825C9">
        <w:rPr>
          <w:rFonts w:hint="eastAsia"/>
        </w:rPr>
        <w:t xml:space="preserve"> 61480</w:t>
      </w:r>
      <w:r w:rsidR="004476E1">
        <w:rPr>
          <w:rFonts w:hint="eastAsia"/>
        </w:rPr>
        <w:t>(16980+3500+</w:t>
      </w:r>
      <w:r w:rsidR="002222C8">
        <w:rPr>
          <w:rFonts w:hint="eastAsia"/>
        </w:rPr>
        <w:t>20500*2</w:t>
      </w:r>
      <w:r w:rsidR="004476E1">
        <w:rPr>
          <w:rFonts w:hint="eastAsia"/>
        </w:rPr>
        <w:t>)</w:t>
      </w:r>
      <w:r w:rsidR="00504A90">
        <w:rPr>
          <w:rFonts w:hint="eastAsia"/>
        </w:rPr>
        <w:t xml:space="preserve"> </w:t>
      </w:r>
    </w:p>
    <w:p w14:paraId="30557B40" w14:textId="77777777" w:rsidR="001F011A" w:rsidRDefault="001F011A" w:rsidP="000555FF">
      <w:pPr>
        <w:pStyle w:val="ListParagraph"/>
      </w:pPr>
    </w:p>
    <w:p w14:paraId="49040AD1" w14:textId="77777777" w:rsidR="00DC4278" w:rsidRDefault="001F011A" w:rsidP="000555FF">
      <w:pPr>
        <w:pStyle w:val="ListParagraph"/>
      </w:pPr>
      <w:r w:rsidRPr="001F011A">
        <w:rPr>
          <w:rFonts w:hint="eastAsia"/>
        </w:rPr>
        <w:t>Ask feedback</w:t>
      </w:r>
      <w:r w:rsidRPr="001F011A">
        <w:br/>
      </w:r>
      <w:hyperlink r:id="rId31" w:history="1">
        <w:r w:rsidRPr="001F011A">
          <w:rPr>
            <w:rStyle w:val="Hyperlink"/>
          </w:rPr>
          <w:t>hsakn11@gmail.com</w:t>
        </w:r>
      </w:hyperlink>
      <w:r w:rsidRPr="001F011A">
        <w:rPr>
          <w:rFonts w:hint="eastAsia"/>
        </w:rPr>
        <w:t xml:space="preserve"> SEN</w:t>
      </w:r>
      <w:r>
        <w:rPr>
          <w:rFonts w:hint="eastAsia"/>
        </w:rPr>
        <w:t>A and her brother</w:t>
      </w:r>
      <w:r w:rsidR="0007390D">
        <w:rPr>
          <w:rFonts w:hint="eastAsia"/>
        </w:rPr>
        <w:t xml:space="preserve"> </w:t>
      </w:r>
      <w:r>
        <w:br/>
      </w:r>
      <w:hyperlink r:id="rId32" w:history="1">
        <w:r w:rsidR="00520AF0" w:rsidRPr="00A36751">
          <w:rPr>
            <w:rStyle w:val="Hyperlink"/>
          </w:rPr>
          <w:t>thedeguchifamily@gmail.com</w:t>
        </w:r>
      </w:hyperlink>
      <w:r w:rsidR="00520AF0">
        <w:rPr>
          <w:rFonts w:hint="eastAsia"/>
        </w:rPr>
        <w:t xml:space="preserve"> Yasuaki</w:t>
      </w:r>
      <w:r w:rsidR="0007390D">
        <w:rPr>
          <w:rFonts w:hint="eastAsia"/>
        </w:rPr>
        <w:t xml:space="preserve"> </w:t>
      </w:r>
      <w:r w:rsidR="0007390D" w:rsidRPr="0007390D">
        <w:rPr>
          <w:rFonts w:hint="eastAsia"/>
        </w:rPr>
        <w:t>出口やすあき</w:t>
      </w:r>
    </w:p>
    <w:p w14:paraId="1909F0A1" w14:textId="66D42041" w:rsidR="001F011A" w:rsidRPr="00520AF0" w:rsidRDefault="004B773D" w:rsidP="000555FF">
      <w:pPr>
        <w:pStyle w:val="ListParagraph"/>
      </w:pPr>
      <w:hyperlink r:id="rId33" w:history="1">
        <w:r w:rsidRPr="00A36751">
          <w:rPr>
            <w:rStyle w:val="Hyperlink"/>
          </w:rPr>
          <w:t>1616kousei@gmail.com</w:t>
        </w:r>
      </w:hyperlink>
      <w:r>
        <w:rPr>
          <w:rFonts w:hint="eastAsia"/>
        </w:rPr>
        <w:t xml:space="preserve"> sawa  </w:t>
      </w:r>
      <w:r w:rsidRPr="004B773D">
        <w:rPr>
          <w:rFonts w:hint="eastAsia"/>
        </w:rPr>
        <w:t>砂田サワ</w:t>
      </w:r>
      <w:r w:rsidR="00520AF0">
        <w:br/>
      </w:r>
    </w:p>
    <w:p w14:paraId="18E5457C" w14:textId="39AF755D" w:rsidR="00E81C27" w:rsidRPr="00693D9B" w:rsidRDefault="002815D7" w:rsidP="00F86F15">
      <w:pPr>
        <w:rPr>
          <w:u w:val="single"/>
        </w:rPr>
      </w:pPr>
      <w:r w:rsidRPr="001F011A">
        <w:rPr>
          <w:rFonts w:hint="eastAsia"/>
          <w:u w:val="single"/>
        </w:rPr>
        <w:t xml:space="preserve"> </w:t>
      </w:r>
      <w:r w:rsidR="00693D9B" w:rsidRPr="00693D9B">
        <w:rPr>
          <w:u w:val="single"/>
        </w:rPr>
        <w:t>Page for Ekiken 3</w:t>
      </w:r>
      <w:r w:rsidR="00693D9B">
        <w:rPr>
          <w:u w:val="single"/>
        </w:rPr>
        <w:br/>
      </w:r>
      <w:hyperlink r:id="rId34" w:history="1">
        <w:r w:rsidR="00EF6F2F" w:rsidRPr="00EF6F2F">
          <w:rPr>
            <w:rStyle w:val="Hyperlink"/>
          </w:rPr>
          <w:t>859</w:t>
        </w:r>
      </w:hyperlink>
      <w:r w:rsidR="008E2C2C">
        <w:rPr>
          <w:rStyle w:val="Hyperlink"/>
        </w:rPr>
        <w:br/>
      </w:r>
      <w:r w:rsidR="002A0D09">
        <w:rPr>
          <w:rFonts w:hint="eastAsia"/>
          <w:u w:val="single"/>
        </w:rPr>
        <w:t>Next page to be checked is this one</w:t>
      </w:r>
      <w:r w:rsidR="002A0D09">
        <w:rPr>
          <w:u w:val="single"/>
        </w:rPr>
        <w:br/>
      </w:r>
      <w:hyperlink r:id="rId35" w:history="1">
        <w:r w:rsidR="00F72895" w:rsidRPr="00F72895">
          <w:rPr>
            <w:rStyle w:val="Hyperlink"/>
          </w:rPr>
          <w:t>6</w:t>
        </w:r>
      </w:hyperlink>
    </w:p>
    <w:p w14:paraId="3AFD6001" w14:textId="18040353" w:rsidR="00E03E37" w:rsidRDefault="00300852" w:rsidP="00F86F15">
      <w:pPr>
        <w:rPr>
          <w:b/>
          <w:bCs/>
        </w:rPr>
      </w:pPr>
      <w:r>
        <w:rPr>
          <w:rFonts w:hint="eastAsia"/>
          <w:b/>
          <w:bCs/>
        </w:rPr>
        <w:t>Ushizimasan will be absent</w:t>
      </w:r>
      <w:r w:rsidR="00AA2CBC">
        <w:rPr>
          <w:rFonts w:hint="eastAsia"/>
          <w:b/>
          <w:bCs/>
        </w:rPr>
        <w:t>.</w:t>
      </w:r>
    </w:p>
    <w:p w14:paraId="22A14A42" w14:textId="02D187D7" w:rsidR="00AA2CBC" w:rsidRDefault="008D4424" w:rsidP="00F86F15">
      <w:pPr>
        <w:rPr>
          <w:b/>
          <w:bCs/>
        </w:rPr>
      </w:pPr>
      <w:r>
        <w:rPr>
          <w:rFonts w:hint="eastAsia"/>
          <w:b/>
          <w:bCs/>
        </w:rPr>
        <w:t xml:space="preserve">21th 18:00 Eitokun was absent. </w:t>
      </w:r>
    </w:p>
    <w:p w14:paraId="710923C9" w14:textId="03400F5D" w:rsidR="00BE2BB4" w:rsidRDefault="00BE2BB4" w:rsidP="00BE2BB4">
      <w:pPr>
        <w:rPr>
          <w:b/>
          <w:bCs/>
        </w:rPr>
      </w:pPr>
    </w:p>
    <w:p w14:paraId="29C28627" w14:textId="19B0A963" w:rsidR="00AE4EFB" w:rsidRDefault="00847801" w:rsidP="0098174B">
      <w:r>
        <w:rPr>
          <w:b/>
          <w:bCs/>
          <w:lang w:val="en"/>
        </w:rPr>
        <w:t xml:space="preserve"> </w:t>
      </w:r>
      <w:r w:rsidR="00AE4EFB">
        <w:rPr>
          <w:rFonts w:hint="eastAsia"/>
        </w:rPr>
        <w:t>日隈麻衣子さん</w:t>
      </w:r>
      <w:r w:rsidR="00FE3852">
        <w:rPr>
          <w:rFonts w:hint="eastAsia"/>
        </w:rPr>
        <w:t xml:space="preserve"> </w:t>
      </w:r>
      <w:r w:rsidR="0036287C">
        <w:rPr>
          <w:rFonts w:hint="eastAsia"/>
        </w:rPr>
        <w:t>She wants to consider</w:t>
      </w:r>
      <w:r w:rsidR="00A7069A">
        <w:rPr>
          <w:rFonts w:hint="eastAsia"/>
        </w:rPr>
        <w:t xml:space="preserve"> that </w:t>
      </w:r>
    </w:p>
    <w:p w14:paraId="000F43AD" w14:textId="4E52D068" w:rsidR="00C96962" w:rsidRDefault="00AE4EFB" w:rsidP="00C96962">
      <w:r>
        <w:rPr>
          <w:rFonts w:hint="eastAsia"/>
        </w:rPr>
        <w:t xml:space="preserve">セミプラ推奨　</w:t>
      </w:r>
      <w:r>
        <w:rPr>
          <w:rFonts w:hint="eastAsia"/>
        </w:rPr>
        <w:t>Tel</w:t>
      </w:r>
      <w:r>
        <w:rPr>
          <w:rFonts w:hint="eastAsia"/>
        </w:rPr>
        <w:t xml:space="preserve">　</w:t>
      </w:r>
      <w:r w:rsidR="00C96962" w:rsidRPr="00C96962">
        <w:t>09057221234</w:t>
      </w:r>
      <w:r w:rsidR="009A62BC">
        <w:t xml:space="preserve"> (wait)</w:t>
      </w:r>
    </w:p>
    <w:p w14:paraId="2E6C9DC3" w14:textId="3F798B79" w:rsidR="00D32336" w:rsidRDefault="00971829" w:rsidP="0098174B">
      <w:pPr>
        <w:rPr>
          <w:b/>
          <w:bCs/>
        </w:rPr>
      </w:pPr>
      <w:r w:rsidRPr="000A4DA2">
        <w:rPr>
          <w:rFonts w:hint="eastAsia"/>
          <w:b/>
          <w:bCs/>
        </w:rPr>
        <w:t>→</w:t>
      </w:r>
      <w:r w:rsidR="00B96688" w:rsidRPr="000A4DA2">
        <w:rPr>
          <w:rFonts w:hint="eastAsia"/>
          <w:b/>
          <w:bCs/>
        </w:rPr>
        <w:t>Yuta san</w:t>
      </w:r>
      <w:r w:rsidR="003938FE" w:rsidRPr="000A4DA2">
        <w:rPr>
          <w:rFonts w:hint="eastAsia"/>
          <w:b/>
          <w:bCs/>
        </w:rPr>
        <w:t xml:space="preserve"> can </w:t>
      </w:r>
      <w:r w:rsidR="0092697D" w:rsidRPr="000A4DA2">
        <w:rPr>
          <w:rFonts w:hint="eastAsia"/>
          <w:b/>
          <w:bCs/>
        </w:rPr>
        <w:t>change to next Thu 8:00</w:t>
      </w:r>
      <w:r w:rsidR="00D32336" w:rsidRPr="000A4DA2">
        <w:rPr>
          <w:rFonts w:hint="eastAsia"/>
          <w:b/>
          <w:bCs/>
        </w:rPr>
        <w:t>.</w:t>
      </w:r>
      <w:r w:rsidR="0070491F">
        <w:rPr>
          <w:rFonts w:hint="eastAsia"/>
          <w:b/>
          <w:bCs/>
        </w:rPr>
        <w:t>(</w:t>
      </w:r>
      <w:r w:rsidR="0070491F" w:rsidRPr="0070491F">
        <w:rPr>
          <w:rFonts w:hint="eastAsia"/>
          <w:b/>
          <w:bCs/>
        </w:rPr>
        <w:t xml:space="preserve"> </w:t>
      </w:r>
      <w:r w:rsidR="0070491F" w:rsidRPr="000A4DA2">
        <w:rPr>
          <w:rFonts w:hint="eastAsia"/>
          <w:b/>
          <w:bCs/>
        </w:rPr>
        <w:t xml:space="preserve">Usually he wants to take  8:00 lesson. </w:t>
      </w:r>
      <w:r w:rsidR="0070491F">
        <w:rPr>
          <w:rFonts w:hint="eastAsia"/>
          <w:b/>
          <w:bCs/>
        </w:rPr>
        <w:t>)</w:t>
      </w:r>
    </w:p>
    <w:p w14:paraId="26649F80" w14:textId="154AB97D" w:rsidR="00C62DE8" w:rsidRPr="00C62DE8" w:rsidRDefault="00C62DE8" w:rsidP="0098174B">
      <w:pPr>
        <w:rPr>
          <w:b/>
          <w:bCs/>
        </w:rPr>
      </w:pPr>
      <w:r>
        <w:rPr>
          <w:rFonts w:hint="eastAsia"/>
          <w:b/>
          <w:bCs/>
        </w:rPr>
        <w:t>Masako can take lesson on the 24</w:t>
      </w:r>
      <w:r w:rsidRPr="00C62DE8">
        <w:rPr>
          <w:rFonts w:hint="eastAsia"/>
          <w:b/>
          <w:bCs/>
          <w:vertAlign w:val="superscript"/>
        </w:rPr>
        <w:t>th</w:t>
      </w:r>
      <w:r>
        <w:rPr>
          <w:rFonts w:hint="eastAsia"/>
          <w:b/>
          <w:bCs/>
        </w:rPr>
        <w:t xml:space="preserve"> </w:t>
      </w:r>
      <w:r w:rsidR="0070491F">
        <w:rPr>
          <w:rFonts w:hint="eastAsia"/>
          <w:b/>
          <w:bCs/>
        </w:rPr>
        <w:t>at seven.</w:t>
      </w:r>
    </w:p>
    <w:p w14:paraId="417884AB" w14:textId="199F19AE" w:rsidR="00D15FE2" w:rsidRDefault="00A97B68" w:rsidP="004F1D28">
      <w:pPr>
        <w:pStyle w:val="ListParagraph"/>
        <w:numPr>
          <w:ilvl w:val="0"/>
          <w:numId w:val="13"/>
        </w:numPr>
      </w:pPr>
      <w:r>
        <w:t>If we can find someone semi private, we could call back Kumiko okusako.</w:t>
      </w:r>
    </w:p>
    <w:p w14:paraId="73007662" w14:textId="579BD922" w:rsidR="00F74DBB" w:rsidRDefault="00F74DBB" w:rsidP="0098174B">
      <w:r>
        <w:rPr>
          <w:rFonts w:hint="eastAsia"/>
        </w:rPr>
        <w:t>Add QR code to the line on the website</w:t>
      </w:r>
    </w:p>
    <w:p w14:paraId="10433843" w14:textId="599CC9B7" w:rsidR="00FE74C0" w:rsidRDefault="005D637A" w:rsidP="0098174B">
      <w:r>
        <w:t>2- call back the taiken booked on 10/9 at 11 and did not come without warning</w:t>
      </w:r>
      <w:r w:rsidR="0098174B">
        <w:t xml:space="preserve"> </w:t>
      </w:r>
      <w:r w:rsidR="0098174B" w:rsidRPr="003D4FB8">
        <w:t>08039643237</w:t>
      </w:r>
      <w:r w:rsidR="00FA7ACF">
        <w:br/>
      </w:r>
      <w:r w:rsidR="003C08A8">
        <w:br/>
      </w:r>
      <w:r w:rsidR="00FE74C0">
        <w:t>Answer stripe emails</w:t>
      </w:r>
    </w:p>
    <w:p w14:paraId="06FDB17E" w14:textId="60D16B20" w:rsidR="000F6E4F" w:rsidRPr="00A12425" w:rsidRDefault="0074784E" w:rsidP="0098174B">
      <w:r w:rsidRPr="0074784E">
        <w:rPr>
          <w:rFonts w:hint="eastAsia"/>
        </w:rPr>
        <w:t>→</w:t>
      </w:r>
      <w:r w:rsidRPr="00A92E0B">
        <w:rPr>
          <w:rFonts w:hint="eastAsia"/>
          <w:b/>
          <w:bCs/>
        </w:rPr>
        <w:t>I can</w:t>
      </w:r>
      <w:r w:rsidRPr="00A92E0B">
        <w:rPr>
          <w:b/>
          <w:bCs/>
        </w:rPr>
        <w:t>’</w:t>
      </w:r>
      <w:r w:rsidRPr="00A92E0B">
        <w:rPr>
          <w:rFonts w:hint="eastAsia"/>
          <w:b/>
          <w:bCs/>
        </w:rPr>
        <w:t xml:space="preserve">t call Okusako because Maikosan </w:t>
      </w:r>
      <w:r w:rsidR="00A12425" w:rsidRPr="00A92E0B">
        <w:rPr>
          <w:rFonts w:hint="eastAsia"/>
          <w:b/>
          <w:bCs/>
        </w:rPr>
        <w:t>doesn</w:t>
      </w:r>
      <w:r w:rsidR="00A12425" w:rsidRPr="00A92E0B">
        <w:rPr>
          <w:b/>
          <w:bCs/>
        </w:rPr>
        <w:t>’</w:t>
      </w:r>
      <w:r w:rsidR="00A12425" w:rsidRPr="00A92E0B">
        <w:rPr>
          <w:rFonts w:hint="eastAsia"/>
          <w:b/>
          <w:bCs/>
        </w:rPr>
        <w:t xml:space="preserve">t join BEE </w:t>
      </w:r>
      <w:r w:rsidR="004817C5" w:rsidRPr="00A92E0B">
        <w:rPr>
          <w:rFonts w:hint="eastAsia"/>
          <w:b/>
          <w:bCs/>
        </w:rPr>
        <w:t>yet.</w:t>
      </w:r>
    </w:p>
    <w:p w14:paraId="332C29C6" w14:textId="150FB6F6" w:rsidR="00746CC3" w:rsidRPr="004F1D28" w:rsidRDefault="00746CC3" w:rsidP="0098174B">
      <w:pPr>
        <w:rPr>
          <w:lang w:val="fr-FR"/>
        </w:rPr>
      </w:pPr>
      <w:r w:rsidRPr="004F1D28">
        <w:rPr>
          <w:lang w:val="fr-FR"/>
        </w:rPr>
        <w:t>4- note</w:t>
      </w:r>
      <w:r w:rsidR="00717C01" w:rsidRPr="004F1D28">
        <w:rPr>
          <w:lang w:val="fr-FR"/>
        </w:rPr>
        <w:t>r</w:t>
      </w:r>
      <w:r w:rsidRPr="004F1D28">
        <w:rPr>
          <w:lang w:val="fr-FR"/>
        </w:rPr>
        <w:t xml:space="preserve"> mon taiken le 25 a 18 :00</w:t>
      </w:r>
    </w:p>
    <w:p w14:paraId="4E9CD886" w14:textId="15E4C028" w:rsidR="00991E12" w:rsidRDefault="00991E12" w:rsidP="00991E12">
      <w:pPr>
        <w:pStyle w:val="ListParagraph"/>
        <w:numPr>
          <w:ilvl w:val="0"/>
          <w:numId w:val="12"/>
        </w:numPr>
        <w:shd w:val="clear" w:color="auto" w:fill="FDFDFD"/>
        <w:rPr>
          <w:b/>
          <w:bCs/>
        </w:rPr>
      </w:pPr>
      <w:r w:rsidRPr="004F1D28">
        <w:rPr>
          <w:rFonts w:hint="eastAsia"/>
          <w:b/>
          <w:bCs/>
          <w:lang w:val="fr-FR"/>
        </w:rPr>
        <w:lastRenderedPageBreak/>
        <w:t>C</w:t>
      </w:r>
      <w:r w:rsidRPr="004F1D28">
        <w:rPr>
          <w:b/>
          <w:bCs/>
          <w:lang w:val="fr-FR"/>
        </w:rPr>
        <w:t>h</w:t>
      </w:r>
      <w:r w:rsidRPr="004F1D28">
        <w:rPr>
          <w:rFonts w:hint="eastAsia"/>
          <w:b/>
          <w:bCs/>
          <w:lang w:val="fr-FR"/>
        </w:rPr>
        <w:t>eck Masahiro amount for O</w:t>
      </w:r>
      <w:r w:rsidRPr="004F1D28">
        <w:rPr>
          <w:b/>
          <w:bCs/>
          <w:lang w:val="fr-FR"/>
        </w:rPr>
        <w:t>c</w:t>
      </w:r>
      <w:r w:rsidRPr="004F1D28">
        <w:rPr>
          <w:rFonts w:hint="eastAsia"/>
          <w:b/>
          <w:bCs/>
          <w:lang w:val="fr-FR"/>
        </w:rPr>
        <w:t xml:space="preserve">tober </w:t>
      </w:r>
      <w:r w:rsidR="00C26DC4" w:rsidRPr="004F1D28">
        <w:rPr>
          <w:b/>
          <w:bCs/>
          <w:lang w:val="fr-FR"/>
        </w:rPr>
        <w:br/>
      </w:r>
      <w:r w:rsidR="009538B3" w:rsidRPr="004F1D28">
        <w:rPr>
          <w:rFonts w:hint="eastAsia"/>
          <w:b/>
          <w:bCs/>
          <w:lang w:val="fr-FR"/>
        </w:rPr>
        <w:t xml:space="preserve">I want to add a </w:t>
      </w:r>
      <w:r w:rsidR="009538B3" w:rsidRPr="004F1D28">
        <w:rPr>
          <w:b/>
          <w:bCs/>
          <w:lang w:val="fr-FR"/>
        </w:rPr>
        <w:t>sentence</w:t>
      </w:r>
      <w:r w:rsidR="009538B3" w:rsidRPr="004F1D28">
        <w:rPr>
          <w:rFonts w:hint="eastAsia"/>
          <w:b/>
          <w:bCs/>
          <w:lang w:val="fr-FR"/>
        </w:rPr>
        <w:t xml:space="preserve"> for the link to the website from insta; </w:t>
      </w:r>
      <w:r w:rsidR="009538B3">
        <w:rPr>
          <w:rFonts w:hint="eastAsia"/>
          <w:b/>
          <w:bCs/>
        </w:rPr>
        <w:t xml:space="preserve">一緒に英語へ　</w:t>
      </w:r>
      <w:r w:rsidR="009538B3" w:rsidRPr="004F1D28">
        <w:rPr>
          <w:rFonts w:hint="eastAsia"/>
          <w:b/>
          <w:bCs/>
          <w:lang w:val="fr-FR"/>
        </w:rPr>
        <w:t>How would that work</w:t>
      </w:r>
      <w:r w:rsidR="00B736F3" w:rsidRPr="004F1D28">
        <w:rPr>
          <w:rFonts w:hint="eastAsia"/>
          <w:b/>
          <w:bCs/>
          <w:lang w:val="fr-FR"/>
        </w:rPr>
        <w:t>?</w:t>
      </w:r>
      <w:r w:rsidR="009538B3" w:rsidRPr="004F1D28">
        <w:rPr>
          <w:rFonts w:hint="eastAsia"/>
          <w:b/>
          <w:bCs/>
          <w:lang w:val="fr-FR"/>
        </w:rPr>
        <w:t xml:space="preserve"> </w:t>
      </w:r>
      <w:r w:rsidR="009538B3">
        <w:rPr>
          <w:rFonts w:hint="eastAsia"/>
          <w:b/>
          <w:bCs/>
        </w:rPr>
        <w:t>I want to avoid using the usual words(</w:t>
      </w:r>
      <w:r w:rsidR="00B736F3">
        <w:rPr>
          <w:rFonts w:hint="eastAsia"/>
          <w:b/>
          <w:bCs/>
        </w:rPr>
        <w:t>学ぶ、勉強、楽しむ　とか</w:t>
      </w:r>
      <w:r w:rsidR="009538B3">
        <w:rPr>
          <w:rFonts w:hint="eastAsia"/>
          <w:b/>
          <w:bCs/>
        </w:rPr>
        <w:t>)</w:t>
      </w:r>
    </w:p>
    <w:p w14:paraId="31A75D1E" w14:textId="77777777" w:rsidR="00F83C3E" w:rsidRDefault="00F83C3E" w:rsidP="00E22FBB">
      <w:pPr>
        <w:pStyle w:val="ListParagraph"/>
        <w:shd w:val="clear" w:color="auto" w:fill="FDFDFD"/>
        <w:rPr>
          <w:b/>
          <w:bCs/>
        </w:rPr>
      </w:pPr>
    </w:p>
    <w:p w14:paraId="0C7C2BCF" w14:textId="0118296F" w:rsidR="00523011" w:rsidRPr="00991E12" w:rsidRDefault="00523011" w:rsidP="00991E12">
      <w:pPr>
        <w:pStyle w:val="ListParagraph"/>
        <w:numPr>
          <w:ilvl w:val="0"/>
          <w:numId w:val="12"/>
        </w:numPr>
        <w:shd w:val="clear" w:color="auto" w:fill="FDFDFD"/>
        <w:rPr>
          <w:b/>
          <w:bCs/>
        </w:rPr>
      </w:pPr>
      <w:r>
        <w:rPr>
          <w:rFonts w:hint="eastAsia"/>
          <w:b/>
          <w:bCs/>
        </w:rPr>
        <w:t>Follow up on Kaori Ban google review</w:t>
      </w:r>
    </w:p>
    <w:p w14:paraId="693919BA" w14:textId="77777777" w:rsidR="00991E12" w:rsidRPr="00991E12" w:rsidRDefault="00991E12" w:rsidP="0098174B"/>
    <w:p w14:paraId="6776355D" w14:textId="3BA76DE8" w:rsidR="005D637A" w:rsidRDefault="0098174B" w:rsidP="0098174B">
      <w:pPr>
        <w:shd w:val="clear" w:color="auto" w:fill="FDFDFD"/>
        <w:rPr>
          <w:rFonts w:ascii="MS Gothic" w:eastAsia="MS Gothic" w:hAnsi="MS Gothic" w:cs="MS Gothic"/>
          <w14:ligatures w14:val="none"/>
        </w:rPr>
      </w:pPr>
      <w:hyperlink r:id="rId36" w:history="1">
        <w:r w:rsidRPr="003D4FB8">
          <w:rPr>
            <w:rStyle w:val="Hyperlink"/>
          </w:rPr>
          <w:t>baske.9.1013@iCloud.com</w:t>
        </w:r>
      </w:hyperlink>
      <w:r>
        <w:rPr>
          <w:rStyle w:val="Hyperlink"/>
        </w:rPr>
        <w:t xml:space="preserve">, </w:t>
      </w:r>
      <w:r w:rsidR="00E72294" w:rsidRPr="00FC10A7">
        <w:rPr>
          <w:rFonts w:ascii="MS Gothic" w:eastAsia="MS Gothic" w:hAnsi="MS Gothic" w:cs="MS Gothic" w:hint="eastAsia"/>
          <w14:ligatures w14:val="none"/>
        </w:rPr>
        <w:t>稲富</w:t>
      </w:r>
      <w:r w:rsidR="00E72294">
        <w:rPr>
          <w:rFonts w:ascii="MS Gothic" w:eastAsia="MS Gothic" w:hAnsi="MS Gothic" w:cs="MS Gothic"/>
          <w14:ligatures w14:val="none"/>
        </w:rPr>
        <w:br/>
        <w:t xml:space="preserve">3- cal back taiken last Monday </w:t>
      </w:r>
      <w:r w:rsidR="00142CBC">
        <w:rPr>
          <w:rFonts w:ascii="MS Gothic" w:eastAsia="MS Gothic" w:hAnsi="MS Gothic" w:cs="MS Gothic"/>
          <w14:ligatures w14:val="none"/>
        </w:rPr>
        <w:t>–</w:t>
      </w:r>
      <w:r w:rsidR="00E72294">
        <w:rPr>
          <w:rFonts w:ascii="MS Gothic" w:eastAsia="MS Gothic" w:hAnsi="MS Gothic" w:cs="MS Gothic"/>
          <w14:ligatures w14:val="none"/>
        </w:rPr>
        <w:t xml:space="preserve"> </w:t>
      </w:r>
      <w:r w:rsidR="00142CBC">
        <w:rPr>
          <w:rFonts w:ascii="MS Gothic" w:eastAsia="MS Gothic" w:hAnsi="MS Gothic" w:cs="MS Gothic"/>
          <w14:ligatures w14:val="none"/>
        </w:rPr>
        <w:t>9/30 or 10/1, and offer a deal</w:t>
      </w:r>
    </w:p>
    <w:p w14:paraId="68DE6FE7" w14:textId="3A52CE4A" w:rsidR="007B7372" w:rsidRDefault="00463B13" w:rsidP="00AD2470">
      <w:pPr>
        <w:pStyle w:val="ListParagraph"/>
        <w:numPr>
          <w:ilvl w:val="0"/>
          <w:numId w:val="10"/>
        </w:numPr>
        <w:shd w:val="clear" w:color="auto" w:fill="FDFDFD"/>
        <w:rPr>
          <w:b/>
          <w:bCs/>
        </w:rPr>
      </w:pPr>
      <w:r>
        <w:rPr>
          <w:rFonts w:hint="eastAsia"/>
          <w:b/>
          <w:bCs/>
        </w:rPr>
        <w:t>Next Sakura</w:t>
      </w:r>
      <w:r>
        <w:rPr>
          <w:b/>
          <w:bCs/>
        </w:rPr>
        <w:t>’</w:t>
      </w:r>
      <w:r>
        <w:rPr>
          <w:rFonts w:hint="eastAsia"/>
          <w:b/>
          <w:bCs/>
        </w:rPr>
        <w:t xml:space="preserve">s </w:t>
      </w:r>
      <w:r w:rsidR="00132110">
        <w:rPr>
          <w:rFonts w:hint="eastAsia"/>
          <w:b/>
          <w:bCs/>
        </w:rPr>
        <w:t>lesson</w:t>
      </w:r>
      <w:r>
        <w:rPr>
          <w:rFonts w:hint="eastAsia"/>
          <w:b/>
          <w:bCs/>
        </w:rPr>
        <w:t xml:space="preserve"> is Thomas</w:t>
      </w:r>
      <w:r w:rsidR="00132110">
        <w:rPr>
          <w:rFonts w:hint="eastAsia"/>
          <w:b/>
          <w:bCs/>
        </w:rPr>
        <w:t xml:space="preserve"> lesson.</w:t>
      </w:r>
    </w:p>
    <w:p w14:paraId="5B8DB073" w14:textId="77777777" w:rsidR="00991E12" w:rsidRDefault="00132110" w:rsidP="00AD2470">
      <w:pPr>
        <w:pStyle w:val="ListParagraph"/>
        <w:numPr>
          <w:ilvl w:val="0"/>
          <w:numId w:val="10"/>
        </w:numPr>
        <w:shd w:val="clear" w:color="auto" w:fill="FDFDFD"/>
        <w:rPr>
          <w:b/>
          <w:bCs/>
        </w:rPr>
      </w:pPr>
      <w:r>
        <w:rPr>
          <w:rFonts w:hint="eastAsia"/>
          <w:b/>
          <w:bCs/>
        </w:rPr>
        <w:t xml:space="preserve">Nao and Thomas </w:t>
      </w:r>
      <w:r w:rsidR="00A653BF">
        <w:rPr>
          <w:rFonts w:hint="eastAsia"/>
          <w:b/>
          <w:bCs/>
        </w:rPr>
        <w:t>talke</w:t>
      </w:r>
      <w:r w:rsidR="004829B5">
        <w:rPr>
          <w:rFonts w:hint="eastAsia"/>
          <w:b/>
          <w:bCs/>
        </w:rPr>
        <w:t>d it and disided the next lesson</w:t>
      </w:r>
    </w:p>
    <w:p w14:paraId="3D981F72" w14:textId="77777777" w:rsidR="00991E12" w:rsidRDefault="00991E12" w:rsidP="00AD2470">
      <w:pPr>
        <w:pStyle w:val="ListParagraph"/>
        <w:numPr>
          <w:ilvl w:val="0"/>
          <w:numId w:val="10"/>
        </w:numPr>
        <w:shd w:val="clear" w:color="auto" w:fill="FDFDFD"/>
        <w:rPr>
          <w:b/>
          <w:bCs/>
        </w:rPr>
      </w:pPr>
    </w:p>
    <w:p w14:paraId="20CAEAEA" w14:textId="01E72631" w:rsidR="00132110" w:rsidRDefault="004829B5" w:rsidP="00AD2470">
      <w:pPr>
        <w:pStyle w:val="ListParagraph"/>
        <w:numPr>
          <w:ilvl w:val="0"/>
          <w:numId w:val="10"/>
        </w:numPr>
        <w:shd w:val="clear" w:color="auto" w:fill="FDFDFD"/>
        <w:rPr>
          <w:b/>
          <w:bCs/>
        </w:rPr>
      </w:pPr>
      <w:r>
        <w:rPr>
          <w:rFonts w:hint="eastAsia"/>
          <w:b/>
          <w:bCs/>
        </w:rPr>
        <w:t>schedule.</w:t>
      </w:r>
    </w:p>
    <w:p w14:paraId="22A0D86E" w14:textId="57DD3FD3" w:rsidR="004829B5" w:rsidRPr="00E376E0" w:rsidRDefault="001A5EAC" w:rsidP="00AD2470">
      <w:pPr>
        <w:pStyle w:val="ListParagraph"/>
        <w:numPr>
          <w:ilvl w:val="0"/>
          <w:numId w:val="10"/>
        </w:numPr>
        <w:shd w:val="clear" w:color="auto" w:fill="FDFDFD"/>
        <w:rPr>
          <w:b/>
          <w:bCs/>
        </w:rPr>
      </w:pPr>
      <w:r>
        <w:rPr>
          <w:rFonts w:hint="eastAsia"/>
          <w:b/>
          <w:bCs/>
        </w:rPr>
        <w:t>Sakura</w:t>
      </w:r>
      <w:r>
        <w:rPr>
          <w:b/>
          <w:bCs/>
        </w:rPr>
        <w:t>’</w:t>
      </w:r>
      <w:r>
        <w:rPr>
          <w:rFonts w:hint="eastAsia"/>
          <w:b/>
          <w:bCs/>
        </w:rPr>
        <w:t xml:space="preserve">s next lesson </w:t>
      </w:r>
      <w:r>
        <w:rPr>
          <w:rFonts w:hint="eastAsia"/>
          <w:b/>
          <w:bCs/>
        </w:rPr>
        <w:t>→</w:t>
      </w:r>
      <w:r w:rsidR="00710E0A">
        <w:rPr>
          <w:rFonts w:hint="eastAsia"/>
          <w:b/>
          <w:bCs/>
        </w:rPr>
        <w:t xml:space="preserve">10/16 16:00 </w:t>
      </w:r>
    </w:p>
    <w:p w14:paraId="42426961" w14:textId="09E2701D" w:rsidR="004F1D69" w:rsidRDefault="004F1D69" w:rsidP="00AD2470">
      <w:pPr>
        <w:pStyle w:val="ListParagraph"/>
        <w:numPr>
          <w:ilvl w:val="0"/>
          <w:numId w:val="10"/>
        </w:numPr>
        <w:shd w:val="clear" w:color="auto" w:fill="FDFDFD"/>
      </w:pPr>
      <w:r>
        <w:rPr>
          <w:rFonts w:hint="eastAsia"/>
        </w:rPr>
        <w:t xml:space="preserve">Eiken 4 </w:t>
      </w:r>
      <w:hyperlink r:id="rId37" w:history="1">
        <w:r w:rsidRPr="00EC5B90">
          <w:rPr>
            <w:rStyle w:val="Hyperlink"/>
          </w:rPr>
          <w:t>page</w:t>
        </w:r>
      </w:hyperlink>
      <w:r w:rsidR="00EC5B90">
        <w:rPr>
          <w:rFonts w:hint="eastAsia"/>
        </w:rPr>
        <w:t xml:space="preserve">　</w:t>
      </w:r>
      <w:hyperlink r:id="rId38" w:history="1">
        <w:r w:rsidR="00EC5B90" w:rsidRPr="005D7FCC">
          <w:rPr>
            <w:rStyle w:val="Hyperlink"/>
          </w:rPr>
          <w:t>修正</w:t>
        </w:r>
      </w:hyperlink>
      <w:r w:rsidR="005D7FCC">
        <w:rPr>
          <w:rFonts w:hint="eastAsia"/>
        </w:rPr>
        <w:t xml:space="preserve">　修正は本物のページから注意してください。</w:t>
      </w:r>
    </w:p>
    <w:p w14:paraId="06837BD3" w14:textId="3650825B" w:rsidR="00B37B18" w:rsidRDefault="00B37B18" w:rsidP="00AD2470">
      <w:pPr>
        <w:pStyle w:val="ListParagraph"/>
        <w:numPr>
          <w:ilvl w:val="0"/>
          <w:numId w:val="10"/>
        </w:numPr>
        <w:shd w:val="clear" w:color="auto" w:fill="FDFDFD"/>
      </w:pPr>
      <w:r>
        <w:rPr>
          <w:rFonts w:hint="eastAsia"/>
        </w:rPr>
        <w:t xml:space="preserve">I </w:t>
      </w:r>
      <w:r>
        <w:t>edited</w:t>
      </w:r>
      <w:r>
        <w:rPr>
          <w:rFonts w:hint="eastAsia"/>
        </w:rPr>
        <w:t xml:space="preserve"> Eilken HP just a little.</w:t>
      </w:r>
    </w:p>
    <w:p w14:paraId="3C8272B7" w14:textId="66CA254C" w:rsidR="00E7015D" w:rsidRDefault="005D7FCC" w:rsidP="00057B29">
      <w:pPr>
        <w:shd w:val="clear" w:color="auto" w:fill="FDFDFD"/>
      </w:pPr>
      <w:r>
        <w:rPr>
          <w:rFonts w:hint="eastAsia"/>
        </w:rPr>
        <w:t xml:space="preserve">　</w:t>
      </w:r>
    </w:p>
    <w:p w14:paraId="40A1C3F6" w14:textId="1BA79869" w:rsidR="00A679DC" w:rsidRDefault="00A679DC" w:rsidP="00A679DC">
      <w:pPr>
        <w:pStyle w:val="ListParagraph"/>
        <w:numPr>
          <w:ilvl w:val="0"/>
          <w:numId w:val="10"/>
        </w:numPr>
        <w:shd w:val="clear" w:color="auto" w:fill="FDFDFD"/>
      </w:pPr>
      <w:r>
        <w:t>Saturday Taiken needs a match for SP (see taiken file)</w:t>
      </w:r>
    </w:p>
    <w:p w14:paraId="56886B74" w14:textId="77777777" w:rsidR="00B81149" w:rsidRDefault="00905279" w:rsidP="00B81149">
      <w:pPr>
        <w:pStyle w:val="ListParagraph"/>
        <w:shd w:val="clear" w:color="auto" w:fill="FDFDFD"/>
        <w:rPr>
          <w:b/>
          <w:bCs/>
        </w:rPr>
      </w:pPr>
      <w:r>
        <w:rPr>
          <w:rFonts w:hint="eastAsia"/>
          <w:b/>
          <w:bCs/>
        </w:rPr>
        <w:t>I chec</w:t>
      </w:r>
      <w:r w:rsidR="003B5773">
        <w:rPr>
          <w:rFonts w:hint="eastAsia"/>
          <w:b/>
          <w:bCs/>
        </w:rPr>
        <w:t>k</w:t>
      </w:r>
      <w:r>
        <w:rPr>
          <w:rFonts w:hint="eastAsia"/>
          <w:b/>
          <w:bCs/>
        </w:rPr>
        <w:t>ed it.</w:t>
      </w:r>
    </w:p>
    <w:p w14:paraId="54704A93" w14:textId="598CD591" w:rsidR="0031230D" w:rsidRDefault="0031230D" w:rsidP="00057B29">
      <w:pPr>
        <w:shd w:val="clear" w:color="auto" w:fill="FDFDFD"/>
      </w:pPr>
      <w:r>
        <w:rPr>
          <w:rFonts w:hint="eastAsia"/>
        </w:rPr>
        <w:t xml:space="preserve">　</w:t>
      </w:r>
      <w:r>
        <w:rPr>
          <w:rFonts w:hint="eastAsia"/>
        </w:rPr>
        <w:t>Mao</w:t>
      </w:r>
      <w:r>
        <w:rPr>
          <w:rFonts w:hint="eastAsia"/>
        </w:rPr>
        <w:t xml:space="preserve">　</w:t>
      </w:r>
      <w:r>
        <w:rPr>
          <w:rFonts w:hint="eastAsia"/>
        </w:rPr>
        <w:t>10/1</w:t>
      </w:r>
      <w:r>
        <w:rPr>
          <w:rFonts w:hint="eastAsia"/>
        </w:rPr>
        <w:t xml:space="preserve">　</w:t>
      </w:r>
      <w:r>
        <w:rPr>
          <w:rFonts w:hint="eastAsia"/>
        </w:rPr>
        <w:t>17</w:t>
      </w:r>
      <w:r>
        <w:rPr>
          <w:rFonts w:hint="eastAsia"/>
        </w:rPr>
        <w:t>：</w:t>
      </w:r>
      <w:r>
        <w:rPr>
          <w:rFonts w:hint="eastAsia"/>
        </w:rPr>
        <w:t>00</w:t>
      </w:r>
      <w:r>
        <w:rPr>
          <w:rFonts w:hint="eastAsia"/>
        </w:rPr>
        <w:t xml:space="preserve">　（</w:t>
      </w:r>
      <w:r w:rsidR="008A4C96" w:rsidRPr="008A4C96">
        <w:t>three time of a month just October</w:t>
      </w:r>
      <w:r>
        <w:rPr>
          <w:rFonts w:hint="eastAsia"/>
        </w:rPr>
        <w:t>）</w:t>
      </w:r>
    </w:p>
    <w:p w14:paraId="3395095F" w14:textId="77777777" w:rsidR="00057B29" w:rsidRDefault="00057B29" w:rsidP="00BE4DAD">
      <w:pPr>
        <w:shd w:val="clear" w:color="auto" w:fill="FDFDFD"/>
        <w:ind w:left="720" w:hanging="360"/>
      </w:pPr>
    </w:p>
    <w:p w14:paraId="763604D3" w14:textId="1F69A96A" w:rsidR="00BE4DAD" w:rsidRDefault="00BE4DAD" w:rsidP="00BE4DAD">
      <w:pPr>
        <w:shd w:val="clear" w:color="auto" w:fill="FDFDFD"/>
        <w:ind w:left="720" w:hanging="360"/>
      </w:pPr>
      <w:r>
        <w:rPr>
          <w:rFonts w:hint="eastAsia"/>
        </w:rPr>
        <w:t>まず、</w:t>
      </w:r>
      <w:hyperlink r:id="rId39" w:history="1">
        <w:r w:rsidRPr="00C51757">
          <w:rPr>
            <w:rStyle w:val="Hyperlink"/>
          </w:rPr>
          <w:t>tomo_amenimomakezu@yahoo.co.j</w:t>
        </w:r>
        <w:r w:rsidRPr="00C51757">
          <w:rPr>
            <w:rStyle w:val="Hyperlink"/>
            <w:rFonts w:hint="eastAsia"/>
          </w:rPr>
          <w:t>p</w:t>
        </w:r>
      </w:hyperlink>
      <w:r>
        <w:rPr>
          <w:rFonts w:hint="eastAsia"/>
        </w:rPr>
        <w:t xml:space="preserve">, </w:t>
      </w:r>
      <w:r w:rsidR="00ED6340">
        <w:rPr>
          <w:rFonts w:hint="eastAsia"/>
        </w:rPr>
        <w:t>新郷さん</w:t>
      </w:r>
      <w:r>
        <w:rPr>
          <w:rFonts w:hint="eastAsia"/>
        </w:rPr>
        <w:t>に電話し、</w:t>
      </w:r>
      <w:r w:rsidR="00825A18">
        <w:rPr>
          <w:rFonts w:hint="eastAsia"/>
        </w:rPr>
        <w:t>最初の支払いのことを説明いしなきゃん。</w:t>
      </w:r>
      <w:r w:rsidR="006619B4">
        <w:rPr>
          <w:rFonts w:hint="eastAsia"/>
        </w:rPr>
        <w:t>（土曜日新しい生徒さん）</w:t>
      </w:r>
      <w:r w:rsidR="00B30584">
        <w:t>10/12</w:t>
      </w:r>
      <w:r w:rsidR="00ED6340">
        <w:rPr>
          <w:rFonts w:hint="eastAsia"/>
        </w:rPr>
        <w:t xml:space="preserve">～　</w:t>
      </w:r>
      <w:r w:rsidR="00ED6340">
        <w:rPr>
          <w:rFonts w:hint="eastAsia"/>
        </w:rPr>
        <w:t>Sat 11:00</w:t>
      </w:r>
    </w:p>
    <w:p w14:paraId="0700FC12" w14:textId="6CCA23FC" w:rsidR="00ED6340" w:rsidRDefault="00B318B1" w:rsidP="00BE4DAD">
      <w:pPr>
        <w:shd w:val="clear" w:color="auto" w:fill="FDFDFD"/>
        <w:ind w:left="720" w:hanging="360"/>
        <w:rPr>
          <w:b/>
          <w:bCs/>
        </w:rPr>
      </w:pPr>
      <w:r>
        <w:rPr>
          <w:rFonts w:hint="eastAsia"/>
          <w:b/>
          <w:bCs/>
        </w:rPr>
        <w:t>→</w:t>
      </w:r>
      <w:r w:rsidR="00ED6340" w:rsidRPr="003977AA">
        <w:rPr>
          <w:rFonts w:hint="eastAsia"/>
          <w:b/>
          <w:bCs/>
        </w:rPr>
        <w:t xml:space="preserve">I </w:t>
      </w:r>
      <w:r w:rsidR="000C402A" w:rsidRPr="003977AA">
        <w:rPr>
          <w:rFonts w:hint="eastAsia"/>
          <w:b/>
          <w:bCs/>
        </w:rPr>
        <w:t xml:space="preserve">phoned to </w:t>
      </w:r>
      <w:r w:rsidR="00ED6340" w:rsidRPr="003977AA">
        <w:rPr>
          <w:rFonts w:hint="eastAsia"/>
          <w:b/>
          <w:bCs/>
        </w:rPr>
        <w:t xml:space="preserve"> her mother</w:t>
      </w:r>
      <w:r w:rsidR="000C402A" w:rsidRPr="003977AA">
        <w:rPr>
          <w:rFonts w:hint="eastAsia"/>
          <w:b/>
          <w:bCs/>
        </w:rPr>
        <w:t>.</w:t>
      </w:r>
    </w:p>
    <w:p w14:paraId="5FE5D623" w14:textId="18022975" w:rsidR="005A1B90" w:rsidRDefault="005A1B90" w:rsidP="00BE4DAD">
      <w:pPr>
        <w:shd w:val="clear" w:color="auto" w:fill="FDFDFD"/>
        <w:ind w:left="720" w:hanging="360"/>
        <w:rPr>
          <w:b/>
          <w:bCs/>
        </w:rPr>
      </w:pPr>
      <w:r>
        <w:rPr>
          <w:rFonts w:hint="eastAsia"/>
          <w:b/>
          <w:bCs/>
        </w:rPr>
        <w:t>And I sent email about lesson fee.</w:t>
      </w:r>
    </w:p>
    <w:p w14:paraId="7C87DC1A" w14:textId="110A77B4" w:rsidR="005A1B90" w:rsidRDefault="00BF2E4B" w:rsidP="00BE4DAD">
      <w:pPr>
        <w:shd w:val="clear" w:color="auto" w:fill="FDFDFD"/>
        <w:ind w:left="720" w:hanging="360"/>
        <w:rPr>
          <w:b/>
          <w:bCs/>
        </w:rPr>
      </w:pPr>
      <w:r>
        <w:rPr>
          <w:rFonts w:hint="eastAsia"/>
          <w:b/>
          <w:bCs/>
        </w:rPr>
        <w:t>6050</w:t>
      </w:r>
      <w:r>
        <w:rPr>
          <w:rFonts w:hint="eastAsia"/>
          <w:b/>
          <w:bCs/>
        </w:rPr>
        <w:t>×</w:t>
      </w:r>
      <w:r>
        <w:rPr>
          <w:rFonts w:hint="eastAsia"/>
          <w:b/>
          <w:bCs/>
        </w:rPr>
        <w:t>3/4=</w:t>
      </w:r>
      <w:r w:rsidR="00342599">
        <w:rPr>
          <w:rFonts w:hint="eastAsia"/>
          <w:b/>
          <w:bCs/>
        </w:rPr>
        <w:t>4530</w:t>
      </w:r>
      <w:r w:rsidR="00342599">
        <w:rPr>
          <w:rFonts w:hint="eastAsia"/>
          <w:b/>
          <w:bCs/>
        </w:rPr>
        <w:t>（</w:t>
      </w:r>
      <w:r w:rsidR="00342599">
        <w:rPr>
          <w:rFonts w:hint="eastAsia"/>
          <w:b/>
          <w:bCs/>
        </w:rPr>
        <w:t>4537.5yen</w:t>
      </w:r>
      <w:r w:rsidR="00342599">
        <w:rPr>
          <w:rFonts w:hint="eastAsia"/>
          <w:b/>
          <w:bCs/>
        </w:rPr>
        <w:t>）</w:t>
      </w:r>
    </w:p>
    <w:p w14:paraId="0AAD3463" w14:textId="31BF814C" w:rsidR="00427A5B" w:rsidRPr="003977AA" w:rsidRDefault="00427A5B" w:rsidP="00BE4DAD">
      <w:pPr>
        <w:shd w:val="clear" w:color="auto" w:fill="FDFDFD"/>
        <w:ind w:left="720" w:hanging="360"/>
        <w:rPr>
          <w:b/>
          <w:bCs/>
        </w:rPr>
      </w:pPr>
      <w:r>
        <w:rPr>
          <w:rFonts w:hint="eastAsia"/>
          <w:b/>
          <w:bCs/>
        </w:rPr>
        <w:t xml:space="preserve"> </w:t>
      </w:r>
    </w:p>
    <w:p w14:paraId="05315A67" w14:textId="77777777" w:rsidR="000C402A" w:rsidRDefault="000C402A" w:rsidP="00BE4DAD">
      <w:pPr>
        <w:shd w:val="clear" w:color="auto" w:fill="FDFDFD"/>
        <w:ind w:left="720" w:hanging="360"/>
      </w:pPr>
    </w:p>
    <w:p w14:paraId="4235A931" w14:textId="3826F861" w:rsidR="005A30AB" w:rsidRDefault="005A30AB" w:rsidP="00214CDE">
      <w:pPr>
        <w:pStyle w:val="ListParagraph"/>
        <w:numPr>
          <w:ilvl w:val="0"/>
          <w:numId w:val="9"/>
        </w:numPr>
        <w:shd w:val="clear" w:color="auto" w:fill="FDFDFD"/>
      </w:pPr>
      <w:r>
        <w:t>What time for SAKI next week, ask Alex.</w:t>
      </w:r>
    </w:p>
    <w:p w14:paraId="08527634" w14:textId="28363255" w:rsidR="00BE4DAD" w:rsidRDefault="00473641" w:rsidP="00214CDE">
      <w:pPr>
        <w:pStyle w:val="ListParagraph"/>
        <w:numPr>
          <w:ilvl w:val="0"/>
          <w:numId w:val="9"/>
        </w:numPr>
        <w:shd w:val="clear" w:color="auto" w:fill="FDFDFD"/>
      </w:pPr>
      <w:r>
        <w:rPr>
          <w:rFonts w:hint="eastAsia"/>
        </w:rPr>
        <w:t>Call Yuzuna</w:t>
      </w:r>
      <w:r w:rsidR="007903A8">
        <w:rPr>
          <w:rFonts w:hint="eastAsia"/>
        </w:rPr>
        <w:t xml:space="preserve"> (she was supposed to </w:t>
      </w:r>
      <w:r w:rsidR="0028092E">
        <w:rPr>
          <w:rFonts w:hint="eastAsia"/>
        </w:rPr>
        <w:t>come back after her trip to France</w:t>
      </w:r>
      <w:r w:rsidR="007903A8">
        <w:rPr>
          <w:rFonts w:hint="eastAsia"/>
        </w:rPr>
        <w:t>)</w:t>
      </w:r>
    </w:p>
    <w:p w14:paraId="695BB083" w14:textId="7943D720" w:rsidR="003977AA" w:rsidRPr="003977AA" w:rsidRDefault="00B318B1" w:rsidP="003977AA">
      <w:pPr>
        <w:pStyle w:val="ListParagraph"/>
        <w:shd w:val="clear" w:color="auto" w:fill="FDFDFD"/>
        <w:rPr>
          <w:b/>
          <w:bCs/>
        </w:rPr>
      </w:pPr>
      <w:r>
        <w:rPr>
          <w:rFonts w:hint="eastAsia"/>
          <w:b/>
          <w:bCs/>
        </w:rPr>
        <w:t>→</w:t>
      </w:r>
      <w:r w:rsidR="003977AA" w:rsidRPr="003977AA">
        <w:rPr>
          <w:b/>
          <w:bCs/>
        </w:rPr>
        <w:t>I called her, but it went to voicemail.</w:t>
      </w:r>
    </w:p>
    <w:p w14:paraId="05FCC89C" w14:textId="77777777" w:rsidR="005F2F3F" w:rsidRDefault="005F2F3F" w:rsidP="005F2F3F">
      <w:pPr>
        <w:pStyle w:val="ListParagraph"/>
        <w:numPr>
          <w:ilvl w:val="0"/>
          <w:numId w:val="9"/>
        </w:numPr>
        <w:shd w:val="clear" w:color="auto" w:fill="FDFDFD"/>
      </w:pPr>
      <w:r>
        <w:rPr>
          <w:rFonts w:hint="eastAsia"/>
        </w:rPr>
        <w:t xml:space="preserve">Hirahara wants to join to 11:00 lesson.But this class is </w:t>
      </w:r>
      <w:r w:rsidRPr="00F96F96">
        <w:t>primary school student</w:t>
      </w:r>
      <w:r>
        <w:rPr>
          <w:rFonts w:hint="eastAsia"/>
        </w:rPr>
        <w:t xml:space="preserve"> class.</w:t>
      </w:r>
    </w:p>
    <w:p w14:paraId="6D403AE3" w14:textId="0AD344D0" w:rsidR="00F601FF" w:rsidRDefault="00A67AC5" w:rsidP="005F2F3F">
      <w:pPr>
        <w:pStyle w:val="ListParagraph"/>
        <w:shd w:val="clear" w:color="auto" w:fill="FDFDFD"/>
      </w:pPr>
      <w:r>
        <w:rPr>
          <w:rFonts w:hint="eastAsia"/>
        </w:rPr>
        <w:t xml:space="preserve">We have to change </w:t>
      </w:r>
      <w:r w:rsidR="00E9219D">
        <w:rPr>
          <w:rFonts w:hint="eastAsia"/>
        </w:rPr>
        <w:t>Hirahara</w:t>
      </w:r>
      <w:r w:rsidR="0004027C">
        <w:t>’</w:t>
      </w:r>
      <w:r w:rsidR="0004027C">
        <w:rPr>
          <w:rFonts w:hint="eastAsia"/>
        </w:rPr>
        <w:t>s lesson time on Saturday.</w:t>
      </w:r>
    </w:p>
    <w:p w14:paraId="0EE5A450" w14:textId="19D6ABBC" w:rsidR="005F2F3F" w:rsidRPr="00D22AC2" w:rsidRDefault="005F2F3F" w:rsidP="005F2F3F">
      <w:pPr>
        <w:pStyle w:val="ListParagraph"/>
        <w:shd w:val="clear" w:color="auto" w:fill="FDFDFD"/>
        <w:rPr>
          <w:b/>
          <w:bCs/>
        </w:rPr>
      </w:pPr>
      <w:r w:rsidRPr="00D22AC2">
        <w:rPr>
          <w:rFonts w:hint="eastAsia"/>
          <w:b/>
          <w:bCs/>
        </w:rPr>
        <w:lastRenderedPageBreak/>
        <w:t>→</w:t>
      </w:r>
      <w:r w:rsidR="006C1F9C" w:rsidRPr="00D22AC2">
        <w:rPr>
          <w:rFonts w:hint="eastAsia"/>
          <w:b/>
          <w:bCs/>
        </w:rPr>
        <w:t>Hirahara didn</w:t>
      </w:r>
      <w:r w:rsidR="006C1F9C" w:rsidRPr="00D22AC2">
        <w:rPr>
          <w:b/>
          <w:bCs/>
        </w:rPr>
        <w:t>’</w:t>
      </w:r>
      <w:r w:rsidR="006C1F9C" w:rsidRPr="00D22AC2">
        <w:rPr>
          <w:rFonts w:hint="eastAsia"/>
          <w:b/>
          <w:bCs/>
        </w:rPr>
        <w:t xml:space="preserve">t </w:t>
      </w:r>
      <w:r w:rsidR="006C1F9C" w:rsidRPr="00D22AC2">
        <w:rPr>
          <w:b/>
          <w:bCs/>
        </w:rPr>
        <w:t>answer</w:t>
      </w:r>
      <w:r w:rsidR="006C1F9C" w:rsidRPr="00D22AC2">
        <w:rPr>
          <w:rFonts w:hint="eastAsia"/>
          <w:b/>
          <w:bCs/>
        </w:rPr>
        <w:t xml:space="preserve"> my phone.</w:t>
      </w:r>
    </w:p>
    <w:p w14:paraId="3579D249" w14:textId="53B5F174" w:rsidR="0004027C" w:rsidRDefault="0004027C" w:rsidP="0004027C">
      <w:pPr>
        <w:pStyle w:val="ListParagraph"/>
        <w:shd w:val="clear" w:color="auto" w:fill="FDFDFD"/>
      </w:pPr>
    </w:p>
    <w:p w14:paraId="606BF068" w14:textId="48DB0EA5" w:rsidR="00214CDE" w:rsidRDefault="004E7F71" w:rsidP="00214CDE">
      <w:pPr>
        <w:pStyle w:val="ListParagraph"/>
        <w:numPr>
          <w:ilvl w:val="0"/>
          <w:numId w:val="9"/>
        </w:numPr>
        <w:shd w:val="clear" w:color="auto" w:fill="FDFDFD"/>
      </w:pPr>
      <w:r>
        <w:t xml:space="preserve">We are going to add a new </w:t>
      </w:r>
      <w:r w:rsidR="00760DC5">
        <w:t>text for the SEMI PRIVATE: If you</w:t>
      </w:r>
      <w:r w:rsidR="00663A18">
        <w:t xml:space="preserve"> </w:t>
      </w:r>
      <w:r w:rsidR="00760DC5">
        <w:t xml:space="preserve">do not have a partner right away, you can take private lessons 35 minutes. </w:t>
      </w:r>
      <w:r w:rsidR="000B7966">
        <w:t>Until we match you with another student and you start the semi private course with your new partner.</w:t>
      </w:r>
      <w:r w:rsidR="000B7966">
        <w:br/>
      </w:r>
      <w:r w:rsidR="000B7966">
        <w:br/>
        <w:t>WE add that text to the website. (give me the text, and I will add to the site. )</w:t>
      </w:r>
      <w:r w:rsidR="00214CDE">
        <w:br/>
        <w:t xml:space="preserve">and we call back </w:t>
      </w:r>
      <w:r w:rsidR="00214CDE" w:rsidRPr="00214CDE">
        <w:rPr>
          <w:rFonts w:hint="eastAsia"/>
        </w:rPr>
        <w:t>日隈まいこ</w:t>
      </w:r>
      <w:r w:rsidR="00214CDE">
        <w:t xml:space="preserve">. And  tell her </w:t>
      </w:r>
      <w:r w:rsidR="00214CDE" w:rsidRPr="00214CDE">
        <w:t>09057221234</w:t>
      </w:r>
    </w:p>
    <w:p w14:paraId="2215ECEB" w14:textId="07A3700B" w:rsidR="006072FF" w:rsidRPr="00957DF5" w:rsidRDefault="00DE4779" w:rsidP="006072FF">
      <w:pPr>
        <w:pStyle w:val="ListParagraph"/>
        <w:shd w:val="clear" w:color="auto" w:fill="FDFDFD"/>
        <w:rPr>
          <w:b/>
          <w:bCs/>
        </w:rPr>
      </w:pPr>
      <w:r w:rsidRPr="00957DF5">
        <w:rPr>
          <w:rFonts w:hint="eastAsia"/>
          <w:b/>
          <w:bCs/>
        </w:rPr>
        <w:t>→</w:t>
      </w:r>
      <w:r w:rsidR="00CF16B5" w:rsidRPr="00957DF5">
        <w:rPr>
          <w:rFonts w:hint="eastAsia"/>
          <w:b/>
          <w:bCs/>
        </w:rPr>
        <w:t xml:space="preserve">She consider </w:t>
      </w:r>
      <w:r w:rsidR="0043411B" w:rsidRPr="00957DF5">
        <w:rPr>
          <w:rFonts w:hint="eastAsia"/>
          <w:b/>
          <w:bCs/>
        </w:rPr>
        <w:t xml:space="preserve">about 35minutes lesson. She will call at </w:t>
      </w:r>
      <w:r w:rsidR="0043411B" w:rsidRPr="00957DF5">
        <w:rPr>
          <w:b/>
          <w:bCs/>
        </w:rPr>
        <w:t>T</w:t>
      </w:r>
      <w:r w:rsidR="0043411B" w:rsidRPr="00957DF5">
        <w:rPr>
          <w:rFonts w:hint="eastAsia"/>
          <w:b/>
          <w:bCs/>
        </w:rPr>
        <w:t>hursday.</w:t>
      </w:r>
    </w:p>
    <w:p w14:paraId="22A2DD72" w14:textId="3E2624F0" w:rsidR="00EE79E2" w:rsidRDefault="0053613B" w:rsidP="00EE79E2">
      <w:pPr>
        <w:pStyle w:val="ListParagraph"/>
        <w:numPr>
          <w:ilvl w:val="0"/>
          <w:numId w:val="9"/>
        </w:numPr>
        <w:shd w:val="clear" w:color="auto" w:fill="FDFDFD"/>
      </w:pPr>
      <w:r>
        <w:t>HARUKI and KOKI still not in access</w:t>
      </w:r>
    </w:p>
    <w:p w14:paraId="3D592F5D" w14:textId="570893AC" w:rsidR="006D101F" w:rsidRPr="00B318B1" w:rsidRDefault="00B318B1" w:rsidP="006D101F">
      <w:pPr>
        <w:pStyle w:val="ListParagraph"/>
        <w:shd w:val="clear" w:color="auto" w:fill="FDFDFD"/>
        <w:rPr>
          <w:b/>
          <w:bCs/>
        </w:rPr>
      </w:pPr>
      <w:r>
        <w:rPr>
          <w:rFonts w:hint="eastAsia"/>
          <w:b/>
          <w:bCs/>
        </w:rPr>
        <w:t>→</w:t>
      </w:r>
      <w:r w:rsidR="006D101F" w:rsidRPr="00B318B1">
        <w:rPr>
          <w:rFonts w:hint="eastAsia"/>
          <w:b/>
          <w:bCs/>
        </w:rPr>
        <w:t xml:space="preserve">I </w:t>
      </w:r>
      <w:r w:rsidR="00374948" w:rsidRPr="00B318B1">
        <w:rPr>
          <w:rFonts w:hint="eastAsia"/>
          <w:b/>
          <w:bCs/>
        </w:rPr>
        <w:t xml:space="preserve">filled in </w:t>
      </w:r>
      <w:r w:rsidR="00834CA8" w:rsidRPr="00B318B1">
        <w:rPr>
          <w:b/>
          <w:bCs/>
        </w:rPr>
        <w:t>“</w:t>
      </w:r>
      <w:r w:rsidR="006D101F" w:rsidRPr="00B318B1">
        <w:rPr>
          <w:b/>
          <w:bCs/>
        </w:rPr>
        <w:t>Ushijima Kouki,Haruto</w:t>
      </w:r>
      <w:r w:rsidR="00834CA8" w:rsidRPr="00B318B1">
        <w:rPr>
          <w:b/>
          <w:bCs/>
        </w:rPr>
        <w:t>”</w:t>
      </w:r>
      <w:r w:rsidR="00834CA8" w:rsidRPr="00B318B1">
        <w:rPr>
          <w:rFonts w:hint="eastAsia"/>
          <w:b/>
          <w:bCs/>
        </w:rPr>
        <w:t xml:space="preserve">. I </w:t>
      </w:r>
      <w:r w:rsidR="00834CA8" w:rsidRPr="00B318B1">
        <w:rPr>
          <w:b/>
          <w:bCs/>
        </w:rPr>
        <w:t>changed</w:t>
      </w:r>
      <w:r w:rsidR="00834CA8" w:rsidRPr="00B318B1">
        <w:rPr>
          <w:rFonts w:hint="eastAsia"/>
          <w:b/>
          <w:bCs/>
        </w:rPr>
        <w:t xml:space="preserve"> to </w:t>
      </w:r>
      <w:r w:rsidR="00834CA8" w:rsidRPr="00B318B1">
        <w:rPr>
          <w:b/>
          <w:bCs/>
        </w:rPr>
        <w:t>“Kouki,Haruto”</w:t>
      </w:r>
      <w:r w:rsidR="002D1EA9" w:rsidRPr="00B318B1">
        <w:rPr>
          <w:rFonts w:hint="eastAsia"/>
          <w:b/>
          <w:bCs/>
        </w:rPr>
        <w:t xml:space="preserve"> already</w:t>
      </w:r>
      <w:r w:rsidR="00834CA8" w:rsidRPr="00B318B1">
        <w:rPr>
          <w:rFonts w:hint="eastAsia"/>
          <w:b/>
          <w:bCs/>
        </w:rPr>
        <w:t>. I</w:t>
      </w:r>
      <w:r w:rsidR="00834CA8" w:rsidRPr="00B318B1">
        <w:rPr>
          <w:b/>
          <w:bCs/>
        </w:rPr>
        <w:t>’</w:t>
      </w:r>
      <w:r w:rsidR="00834CA8" w:rsidRPr="00B318B1">
        <w:rPr>
          <w:rFonts w:hint="eastAsia"/>
          <w:b/>
          <w:bCs/>
        </w:rPr>
        <w:t>m sorry.</w:t>
      </w:r>
    </w:p>
    <w:p w14:paraId="0A871888" w14:textId="77777777" w:rsidR="0053613B" w:rsidRDefault="0053613B" w:rsidP="00EE79E2">
      <w:pPr>
        <w:pStyle w:val="ListParagraph"/>
        <w:numPr>
          <w:ilvl w:val="0"/>
          <w:numId w:val="9"/>
        </w:numPr>
        <w:shd w:val="clear" w:color="auto" w:fill="FDFDFD"/>
      </w:pPr>
    </w:p>
    <w:p w14:paraId="268FD7DD" w14:textId="3F42FB42" w:rsidR="000401F9" w:rsidRDefault="000401F9" w:rsidP="00EE79E2">
      <w:pPr>
        <w:pStyle w:val="ListParagraph"/>
        <w:numPr>
          <w:ilvl w:val="0"/>
          <w:numId w:val="9"/>
        </w:numPr>
        <w:shd w:val="clear" w:color="auto" w:fill="FDFDFD"/>
      </w:pPr>
    </w:p>
    <w:p w14:paraId="36E73648" w14:textId="17073927" w:rsidR="000B7B76" w:rsidRDefault="000401F9" w:rsidP="00EE79E2">
      <w:pPr>
        <w:pStyle w:val="ListParagraph"/>
        <w:numPr>
          <w:ilvl w:val="0"/>
          <w:numId w:val="9"/>
        </w:numPr>
        <w:shd w:val="clear" w:color="auto" w:fill="FDFDFD"/>
      </w:pPr>
      <w:r>
        <w:t>Put my i</w:t>
      </w:r>
      <w:r w:rsidR="00EC5E7C">
        <w:t>n</w:t>
      </w:r>
      <w:r>
        <w:t>kan at the bottom of each blue page of the Kyuryou shiharai shoum</w:t>
      </w:r>
      <w:r w:rsidR="00EC464C">
        <w:t>eishou</w:t>
      </w:r>
    </w:p>
    <w:p w14:paraId="59DB9345" w14:textId="77777777" w:rsidR="0084419A" w:rsidRDefault="000B7B76" w:rsidP="0084419A">
      <w:pPr>
        <w:pStyle w:val="ListParagraph"/>
        <w:numPr>
          <w:ilvl w:val="0"/>
          <w:numId w:val="9"/>
        </w:numPr>
        <w:shd w:val="clear" w:color="auto" w:fill="FDFDFD"/>
      </w:pPr>
      <w:r>
        <w:t xml:space="preserve">Please look at </w:t>
      </w:r>
      <w:hyperlink r:id="rId40" w:history="1">
        <w:r w:rsidRPr="00C745A3">
          <w:rPr>
            <w:rStyle w:val="Hyperlink"/>
          </w:rPr>
          <w:t>this page</w:t>
        </w:r>
      </w:hyperlink>
      <w:r>
        <w:t>. Check for corrections and errors. Thanks</w:t>
      </w:r>
      <w:r w:rsidR="00413560">
        <w:rPr>
          <w:rFonts w:hint="eastAsia"/>
        </w:rPr>
        <w:t xml:space="preserve"> </w:t>
      </w:r>
      <w:r w:rsidR="00FC7801">
        <w:br/>
      </w:r>
      <w:r w:rsidR="001B6392">
        <w:br/>
      </w:r>
    </w:p>
    <w:p w14:paraId="1137285B" w14:textId="3D0EF9CC" w:rsidR="001B6392" w:rsidRPr="00191C0C" w:rsidRDefault="006A09E1" w:rsidP="0084419A">
      <w:pPr>
        <w:pStyle w:val="ListParagraph"/>
        <w:shd w:val="clear" w:color="auto" w:fill="FDFDFD"/>
        <w:rPr>
          <w:rStyle w:val="Hyperlink"/>
          <w:color w:val="auto"/>
          <w:u w:val="none"/>
        </w:rPr>
      </w:pPr>
      <w:r w:rsidRPr="00191C0C">
        <w:rPr>
          <w:b/>
          <w:bCs/>
        </w:rPr>
        <w:br/>
      </w:r>
      <w:r w:rsidR="00E1669B">
        <w:br/>
        <w:t xml:space="preserve">I also made a pdf </w:t>
      </w:r>
      <w:hyperlink r:id="rId41" w:history="1">
        <w:r w:rsidR="00E17554" w:rsidRPr="006A5B87">
          <w:rPr>
            <w:rStyle w:val="Hyperlink"/>
          </w:rPr>
          <w:t>in this folder</w:t>
        </w:r>
      </w:hyperlink>
      <w:r w:rsidR="000D4A2F">
        <w:rPr>
          <w:rStyle w:val="Hyperlink"/>
          <w:rFonts w:hint="eastAsia"/>
        </w:rPr>
        <w:t xml:space="preserve">  </w:t>
      </w:r>
      <w:r w:rsidR="000D4A2F" w:rsidRPr="00521708">
        <w:rPr>
          <w:rFonts w:hint="eastAsia"/>
          <w:b/>
          <w:bCs/>
        </w:rPr>
        <w:t xml:space="preserve">I </w:t>
      </w:r>
      <w:r w:rsidR="000D4A2F">
        <w:rPr>
          <w:rFonts w:hint="eastAsia"/>
          <w:b/>
          <w:bCs/>
        </w:rPr>
        <w:t>sent to</w:t>
      </w:r>
      <w:r w:rsidR="000D4A2F" w:rsidRPr="00191C0C">
        <w:rPr>
          <w:rFonts w:hint="eastAsia"/>
          <w:b/>
          <w:bCs/>
        </w:rPr>
        <w:t xml:space="preserve"> e-mail.</w:t>
      </w:r>
      <w:r w:rsidR="000D4A2F">
        <w:rPr>
          <w:rFonts w:hint="eastAsia"/>
          <w:b/>
          <w:bCs/>
        </w:rPr>
        <w:t xml:space="preserve"> I explained </w:t>
      </w:r>
    </w:p>
    <w:p w14:paraId="7424AB1B" w14:textId="77777777" w:rsidR="002263A6" w:rsidRPr="00FC5347" w:rsidRDefault="002263A6" w:rsidP="001B6392">
      <w:pPr>
        <w:pStyle w:val="ListParagraph"/>
        <w:numPr>
          <w:ilvl w:val="0"/>
          <w:numId w:val="8"/>
        </w:numPr>
        <w:shd w:val="clear" w:color="auto" w:fill="FDFDFD"/>
        <w:rPr>
          <w:rStyle w:val="Hyperlink"/>
          <w:color w:val="auto"/>
          <w:u w:val="none"/>
        </w:rPr>
      </w:pPr>
    </w:p>
    <w:p w14:paraId="75C4E64D" w14:textId="12AC125A" w:rsidR="00B03425" w:rsidRPr="00B15C13" w:rsidRDefault="00FC5347" w:rsidP="00B03425">
      <w:pPr>
        <w:pStyle w:val="ListParagraph"/>
        <w:numPr>
          <w:ilvl w:val="0"/>
          <w:numId w:val="8"/>
        </w:numPr>
        <w:shd w:val="clear" w:color="auto" w:fill="FDFDFD"/>
        <w:rPr>
          <w:rStyle w:val="Hyperlink"/>
          <w:b/>
          <w:bCs/>
          <w:color w:val="auto"/>
          <w:u w:val="none"/>
        </w:rPr>
      </w:pPr>
      <w:r w:rsidRPr="002263A6">
        <w:rPr>
          <w:rStyle w:val="Hyperlink"/>
          <w:rFonts w:hint="eastAsia"/>
          <w:b/>
          <w:bCs/>
        </w:rPr>
        <w:t xml:space="preserve">I </w:t>
      </w:r>
      <w:r w:rsidR="00E928A7">
        <w:rPr>
          <w:rStyle w:val="Hyperlink"/>
          <w:rFonts w:hint="eastAsia"/>
          <w:b/>
          <w:bCs/>
        </w:rPr>
        <w:t>phoned</w:t>
      </w:r>
      <w:r w:rsidR="00B03425" w:rsidRPr="002263A6">
        <w:rPr>
          <w:rStyle w:val="Hyperlink"/>
          <w:rFonts w:hint="eastAsia"/>
          <w:b/>
          <w:bCs/>
        </w:rPr>
        <w:t xml:space="preserve"> for Naraigoto staff Takadasan</w:t>
      </w:r>
      <w:r w:rsidR="002263A6" w:rsidRPr="002263A6">
        <w:rPr>
          <w:rStyle w:val="Hyperlink"/>
          <w:rFonts w:hint="eastAsia"/>
          <w:b/>
          <w:bCs/>
        </w:rPr>
        <w:t>.</w:t>
      </w:r>
    </w:p>
    <w:p w14:paraId="303FA19E" w14:textId="10A12E0F" w:rsidR="00AF3ED2" w:rsidRPr="00AF3ED2" w:rsidRDefault="0089248B" w:rsidP="00B03425">
      <w:pPr>
        <w:pStyle w:val="ListParagraph"/>
        <w:numPr>
          <w:ilvl w:val="0"/>
          <w:numId w:val="8"/>
        </w:numPr>
        <w:shd w:val="clear" w:color="auto" w:fill="FDFDFD"/>
        <w:rPr>
          <w:rStyle w:val="Hyperlink"/>
          <w:b/>
          <w:bCs/>
          <w:color w:val="auto"/>
          <w:u w:val="none"/>
        </w:rPr>
      </w:pPr>
      <w:r w:rsidRPr="0089248B">
        <w:rPr>
          <w:rStyle w:val="Hyperlink"/>
          <w:b/>
          <w:bCs/>
        </w:rPr>
        <w:t>The documents of your prepareing were different documents</w:t>
      </w:r>
    </w:p>
    <w:p w14:paraId="4E8335AF" w14:textId="3FE2F7D4" w:rsidR="002263A6" w:rsidRPr="002263A6" w:rsidRDefault="00AF0B7B" w:rsidP="00B03425">
      <w:pPr>
        <w:pStyle w:val="ListParagraph"/>
        <w:numPr>
          <w:ilvl w:val="0"/>
          <w:numId w:val="8"/>
        </w:numPr>
        <w:shd w:val="clear" w:color="auto" w:fill="FDFDFD"/>
        <w:rPr>
          <w:rStyle w:val="Hyperlink"/>
          <w:b/>
          <w:bCs/>
          <w:color w:val="auto"/>
          <w:u w:val="none"/>
        </w:rPr>
      </w:pPr>
      <w:r>
        <w:rPr>
          <w:rStyle w:val="Hyperlink"/>
          <w:b/>
          <w:bCs/>
        </w:rPr>
        <w:t>Necessary</w:t>
      </w:r>
      <w:r>
        <w:rPr>
          <w:rStyle w:val="Hyperlink"/>
          <w:rFonts w:hint="eastAsia"/>
          <w:b/>
          <w:bCs/>
        </w:rPr>
        <w:t xml:space="preserve"> documents name are </w:t>
      </w:r>
      <w:r w:rsidR="00B15C13" w:rsidRPr="00B15C13">
        <w:rPr>
          <w:rFonts w:hint="eastAsia"/>
          <w:b/>
          <w:bCs/>
        </w:rPr>
        <w:t>所得税確定申告書（控）第一表と第二表（所轄税務署の受付印のあるもの）</w:t>
      </w:r>
      <w:r w:rsidR="00B15C13" w:rsidRPr="00B15C13">
        <w:rPr>
          <w:b/>
          <w:bCs/>
        </w:rPr>
        <w:br/>
      </w:r>
    </w:p>
    <w:p w14:paraId="0C92E181" w14:textId="6F7D7BF0" w:rsidR="00C745A3" w:rsidRPr="00C745A3" w:rsidRDefault="00C745A3">
      <w:pPr>
        <w:pStyle w:val="ListParagraph"/>
        <w:numPr>
          <w:ilvl w:val="0"/>
          <w:numId w:val="8"/>
        </w:numPr>
        <w:shd w:val="clear" w:color="auto" w:fill="FDFDFD"/>
      </w:pPr>
    </w:p>
    <w:p w14:paraId="522E59A2" w14:textId="77777777" w:rsidR="0079130C" w:rsidRPr="0079130C" w:rsidRDefault="0079130C">
      <w:pPr>
        <w:pStyle w:val="ListParagraph"/>
        <w:numPr>
          <w:ilvl w:val="0"/>
          <w:numId w:val="8"/>
        </w:numPr>
        <w:shd w:val="clear" w:color="auto" w:fill="FDFDFD"/>
      </w:pPr>
      <w:r w:rsidRPr="0079130C">
        <w:rPr>
          <w:rFonts w:hint="eastAsia"/>
          <w:b/>
          <w:bCs/>
        </w:rPr>
        <w:t>【福岡市子ども習い事応援事業】審査書類について</w:t>
      </w:r>
    </w:p>
    <w:p w14:paraId="2C3E660B" w14:textId="77777777" w:rsidR="000011A7" w:rsidRPr="000011A7" w:rsidRDefault="0079130C">
      <w:pPr>
        <w:pStyle w:val="ListParagraph"/>
        <w:numPr>
          <w:ilvl w:val="0"/>
          <w:numId w:val="8"/>
        </w:numPr>
        <w:shd w:val="clear" w:color="auto" w:fill="FDFDFD"/>
      </w:pPr>
      <w:r>
        <w:rPr>
          <w:rFonts w:hint="eastAsia"/>
          <w:b/>
          <w:bCs/>
        </w:rPr>
        <w:t>PLEASE PREPARE THESE DOCUMENTS</w:t>
      </w:r>
    </w:p>
    <w:p w14:paraId="4B44190F" w14:textId="6B014EF1" w:rsidR="003B6BDF" w:rsidRPr="000011A7" w:rsidRDefault="0079130C">
      <w:pPr>
        <w:pStyle w:val="ListParagraph"/>
        <w:numPr>
          <w:ilvl w:val="0"/>
          <w:numId w:val="8"/>
        </w:numPr>
        <w:shd w:val="clear" w:color="auto" w:fill="FDFDFD"/>
      </w:pPr>
      <w:r>
        <w:rPr>
          <w:rFonts w:hint="eastAsia"/>
          <w:b/>
          <w:bCs/>
        </w:rPr>
        <w:t>①</w:t>
      </w:r>
      <w:r w:rsidR="003B6BDF" w:rsidRPr="003B6BDF">
        <w:rPr>
          <w:rFonts w:hint="eastAsia"/>
          <w:b/>
          <w:bCs/>
        </w:rPr>
        <w:t>直近の所得税確定申告書（控）第一表と第二表（所轄税務署の受付印のあるもの）</w:t>
      </w:r>
    </w:p>
    <w:p w14:paraId="7320C7FE" w14:textId="3207117E" w:rsidR="00754010" w:rsidRPr="00754010" w:rsidRDefault="00754010">
      <w:pPr>
        <w:pStyle w:val="ListParagraph"/>
        <w:numPr>
          <w:ilvl w:val="0"/>
          <w:numId w:val="8"/>
        </w:numPr>
        <w:shd w:val="clear" w:color="auto" w:fill="FDFDFD"/>
      </w:pPr>
    </w:p>
    <w:p w14:paraId="7BFC3A6A" w14:textId="30DEEC6C" w:rsidR="000011A7" w:rsidRPr="003B6BDF" w:rsidRDefault="000011A7">
      <w:pPr>
        <w:pStyle w:val="ListParagraph"/>
        <w:numPr>
          <w:ilvl w:val="0"/>
          <w:numId w:val="8"/>
        </w:numPr>
        <w:shd w:val="clear" w:color="auto" w:fill="FDFDFD"/>
      </w:pPr>
      <w:r>
        <w:rPr>
          <w:rFonts w:hint="eastAsia"/>
          <w:b/>
          <w:bCs/>
        </w:rPr>
        <w:t>②</w:t>
      </w:r>
      <w:r w:rsidR="006E694D" w:rsidRPr="006E694D">
        <w:rPr>
          <w:rFonts w:hint="eastAsia"/>
          <w:b/>
          <w:bCs/>
        </w:rPr>
        <w:t>振込先銀行通帳の</w:t>
      </w:r>
      <w:r w:rsidR="006E694D" w:rsidRPr="006E694D">
        <w:rPr>
          <w:b/>
          <w:bCs/>
        </w:rPr>
        <w:t xml:space="preserve">1 </w:t>
      </w:r>
      <w:r w:rsidR="006E694D" w:rsidRPr="006E694D">
        <w:rPr>
          <w:rFonts w:hint="eastAsia"/>
          <w:b/>
          <w:bCs/>
        </w:rPr>
        <w:t>ページ目</w:t>
      </w:r>
      <w:r w:rsidR="006E694D" w:rsidRPr="006E694D">
        <w:rPr>
          <w:b/>
          <w:bCs/>
        </w:rPr>
        <w:br/>
      </w:r>
      <w:r w:rsidR="006E694D" w:rsidRPr="006E694D">
        <w:rPr>
          <w:rFonts w:hint="eastAsia"/>
          <w:b/>
          <w:bCs/>
        </w:rPr>
        <w:t>銀行名・支店名・預金種別・口座番号・口座名義人カナが確認できる画像をご提出ください。（通帳の表紙を開いた中面の</w:t>
      </w:r>
      <w:r w:rsidR="006E694D" w:rsidRPr="006E694D">
        <w:rPr>
          <w:b/>
          <w:bCs/>
        </w:rPr>
        <w:t>1</w:t>
      </w:r>
      <w:r w:rsidR="006E694D" w:rsidRPr="006E694D">
        <w:rPr>
          <w:rFonts w:hint="eastAsia"/>
          <w:b/>
          <w:bCs/>
        </w:rPr>
        <w:t>ページ目）</w:t>
      </w:r>
      <w:r w:rsidR="006E694D" w:rsidRPr="006E694D">
        <w:rPr>
          <w:b/>
          <w:bCs/>
        </w:rPr>
        <w:br/>
      </w:r>
    </w:p>
    <w:p w14:paraId="3929DB4F" w14:textId="5BF46E9B" w:rsidR="00C56D79" w:rsidRPr="00C56D79" w:rsidRDefault="00573A3E">
      <w:pPr>
        <w:pStyle w:val="ListParagraph"/>
        <w:numPr>
          <w:ilvl w:val="0"/>
          <w:numId w:val="8"/>
        </w:numPr>
        <w:shd w:val="clear" w:color="auto" w:fill="FDFDFD"/>
        <w:rPr>
          <w:rStyle w:val="Hyperlink"/>
          <w:color w:val="auto"/>
          <w:u w:val="none"/>
        </w:rPr>
      </w:pPr>
      <w:r>
        <w:t xml:space="preserve">From now on, </w:t>
      </w:r>
      <w:r w:rsidR="000D3623">
        <w:t>everybody ha</w:t>
      </w:r>
      <w:r w:rsidR="003E69B7">
        <w:t>s</w:t>
      </w:r>
      <w:r w:rsidR="000D3623">
        <w:t xml:space="preserve"> to get in touch via the CONTACT FORM on the website. So we need to write an email to explain that to ever</w:t>
      </w:r>
      <w:r w:rsidR="00D00137">
        <w:t>y</w:t>
      </w:r>
      <w:r w:rsidR="000D3623">
        <w:t>one. A</w:t>
      </w:r>
      <w:r w:rsidR="00D00137">
        <w:t xml:space="preserve">nd also add it to the </w:t>
      </w:r>
      <w:hyperlink r:id="rId42" w:history="1">
        <w:r w:rsidR="000658C0" w:rsidRPr="000B2A11">
          <w:rPr>
            <w:rStyle w:val="Hyperlink"/>
            <w:rFonts w:hint="eastAsia"/>
          </w:rPr>
          <w:t>入会のご案内</w:t>
        </w:r>
      </w:hyperlink>
      <w:r w:rsidR="000658C0">
        <w:rPr>
          <w:rStyle w:val="Hyperlink"/>
        </w:rPr>
        <w:br/>
      </w:r>
      <w:r w:rsidR="000658C0" w:rsidRPr="001D4448">
        <w:rPr>
          <w:rStyle w:val="Hyperlink"/>
          <w:u w:val="none"/>
        </w:rPr>
        <w:t>no mail sent directly will be answered from now on.</w:t>
      </w:r>
    </w:p>
    <w:p w14:paraId="0CE9603B" w14:textId="10609D07" w:rsidR="00573A3E" w:rsidRDefault="00C56D79">
      <w:pPr>
        <w:pStyle w:val="ListParagraph"/>
        <w:numPr>
          <w:ilvl w:val="0"/>
          <w:numId w:val="8"/>
        </w:numPr>
        <w:shd w:val="clear" w:color="auto" w:fill="FDFDFD"/>
      </w:pPr>
      <w:r>
        <w:rPr>
          <w:rStyle w:val="Hyperlink"/>
          <w:u w:val="none"/>
        </w:rPr>
        <w:lastRenderedPageBreak/>
        <w:t xml:space="preserve">After GOCHI is finished check </w:t>
      </w:r>
      <w:r w:rsidR="00AD4B55">
        <w:rPr>
          <w:rStyle w:val="Hyperlink"/>
          <w:u w:val="none"/>
        </w:rPr>
        <w:t xml:space="preserve">shiyakusho permission for </w:t>
      </w:r>
      <w:hyperlink r:id="rId43" w:anchor="New%20Students%20Outside%20Ohashi&amp;section-id={3647D439-36F3-44C9-B9C7-F3E439B093EE}&amp;page-id={9AA9D24C-A79A-495E-B22F-44FD4F8B6AAA}&amp;object-id={3B07D847-79B2-42E1-A215-F602FB9EF2E5}&amp;2F" w:history="1">
        <w:r w:rsidR="00AD4B55" w:rsidRPr="00AD4B55">
          <w:rPr>
            <w:rStyle w:val="Hyperlink"/>
          </w:rPr>
          <w:t>need to check for permission first.</w:t>
        </w:r>
      </w:hyperlink>
      <w:r w:rsidR="00AD4B55" w:rsidRPr="00AD4B55">
        <w:rPr>
          <w:color w:val="0563C1" w:themeColor="hyperlink"/>
        </w:rPr>
        <w:t>  (</w:t>
      </w:r>
      <w:hyperlink r:id="rId44" w:history="1">
        <w:r w:rsidR="00AD4B55" w:rsidRPr="00AD4B55">
          <w:rPr>
            <w:rStyle w:val="Hyperlink"/>
          </w:rPr>
          <w:t>Web view</w:t>
        </w:r>
      </w:hyperlink>
      <w:r w:rsidR="00AD4B55" w:rsidRPr="00AD4B55">
        <w:rPr>
          <w:color w:val="0563C1" w:themeColor="hyperlink"/>
        </w:rPr>
        <w:t>)</w:t>
      </w:r>
      <w:r w:rsidR="00D00137">
        <w:br/>
      </w:r>
    </w:p>
    <w:p w14:paraId="095C8245" w14:textId="5397D3E8" w:rsidR="0046543E" w:rsidRPr="00654584" w:rsidRDefault="008264AF">
      <w:pPr>
        <w:pStyle w:val="ListParagraph"/>
        <w:numPr>
          <w:ilvl w:val="0"/>
          <w:numId w:val="8"/>
        </w:numPr>
        <w:shd w:val="clear" w:color="auto" w:fill="FDFDFD"/>
        <w:rPr>
          <w:rStyle w:val="Hyperlink"/>
          <w:color w:val="auto"/>
          <w:u w:val="none"/>
        </w:rPr>
      </w:pPr>
      <w:r>
        <w:t xml:space="preserve">Receive that email from </w:t>
      </w:r>
      <w:r w:rsidR="00514A51" w:rsidRPr="00514A51">
        <w:rPr>
          <w:rFonts w:hint="eastAsia"/>
        </w:rPr>
        <w:t>中村芽生の母</w:t>
      </w:r>
      <w:r w:rsidR="00514A51">
        <w:t>. She wants to change the time of the lesson</w:t>
      </w:r>
      <w:r w:rsidR="009C1979">
        <w:t xml:space="preserve"> from 9/5 to another day and time next week. We </w:t>
      </w:r>
      <w:r w:rsidR="009C1979" w:rsidRPr="009C1979">
        <w:rPr>
          <w:b/>
          <w:bCs/>
        </w:rPr>
        <w:t>need</w:t>
      </w:r>
      <w:r w:rsidR="009C1979">
        <w:t xml:space="preserve"> to create a new rule. </w:t>
      </w:r>
      <w:r w:rsidR="009C1979">
        <w:br/>
        <w:t xml:space="preserve">When group students </w:t>
      </w:r>
      <w:r w:rsidR="00E7432F">
        <w:t xml:space="preserve">change the time and get a lesson where they are alone, then it becomes private and so they have to adjust the fee. </w:t>
      </w:r>
      <w:r w:rsidR="00E7432F">
        <w:br/>
      </w:r>
      <w:r w:rsidR="00485B24">
        <w:t>Sayaka: write the text to explain that and include into that file</w:t>
      </w:r>
      <w:r w:rsidR="000B2A11">
        <w:t xml:space="preserve">: </w:t>
      </w:r>
      <w:hyperlink r:id="rId45" w:history="1">
        <w:r w:rsidR="000B2A11" w:rsidRPr="000B2A11">
          <w:rPr>
            <w:rStyle w:val="Hyperlink"/>
            <w:rFonts w:hint="eastAsia"/>
          </w:rPr>
          <w:t>入会のご案内</w:t>
        </w:r>
      </w:hyperlink>
      <w:r w:rsidR="00654584">
        <w:rPr>
          <w:rStyle w:val="Hyperlink"/>
          <w:rFonts w:hint="eastAsia"/>
        </w:rPr>
        <w:t xml:space="preserve"> </w:t>
      </w:r>
    </w:p>
    <w:p w14:paraId="32187015" w14:textId="088D995D" w:rsidR="00654584" w:rsidRPr="00211D3F" w:rsidRDefault="00654584">
      <w:pPr>
        <w:pStyle w:val="ListParagraph"/>
        <w:numPr>
          <w:ilvl w:val="0"/>
          <w:numId w:val="8"/>
        </w:numPr>
        <w:shd w:val="clear" w:color="auto" w:fill="FDFDFD"/>
        <w:rPr>
          <w:b/>
          <w:bCs/>
        </w:rPr>
      </w:pPr>
      <w:r w:rsidRPr="00211D3F">
        <w:rPr>
          <w:rFonts w:hint="eastAsia"/>
          <w:b/>
          <w:bCs/>
        </w:rPr>
        <w:t xml:space="preserve">I </w:t>
      </w:r>
      <w:r w:rsidR="00E76F15" w:rsidRPr="00211D3F">
        <w:rPr>
          <w:rFonts w:hint="eastAsia"/>
          <w:b/>
          <w:bCs/>
        </w:rPr>
        <w:t xml:space="preserve">wrote the </w:t>
      </w:r>
      <w:r w:rsidR="00AF6E00">
        <w:rPr>
          <w:rFonts w:hint="eastAsia"/>
          <w:b/>
          <w:bCs/>
        </w:rPr>
        <w:t xml:space="preserve">change </w:t>
      </w:r>
      <w:r w:rsidR="00E76F15" w:rsidRPr="00211D3F">
        <w:rPr>
          <w:rFonts w:hint="eastAsia"/>
          <w:b/>
          <w:bCs/>
        </w:rPr>
        <w:t>text</w:t>
      </w:r>
      <w:r w:rsidR="00211D3F" w:rsidRPr="00211D3F">
        <w:rPr>
          <w:rFonts w:hint="eastAsia"/>
          <w:b/>
          <w:bCs/>
        </w:rPr>
        <w:t>.</w:t>
      </w:r>
      <w:r w:rsidR="00211D3F">
        <w:rPr>
          <w:rFonts w:hint="eastAsia"/>
          <w:b/>
          <w:bCs/>
        </w:rPr>
        <w:t xml:space="preserve"> </w:t>
      </w:r>
      <w:r w:rsidR="00E625A7">
        <w:rPr>
          <w:b/>
          <w:bCs/>
        </w:rPr>
        <w:t>Doko? Mienai?</w:t>
      </w:r>
    </w:p>
    <w:p w14:paraId="33FC0F8F" w14:textId="1D7AC176" w:rsidR="006E070D" w:rsidRDefault="006E070D">
      <w:pPr>
        <w:pStyle w:val="ListParagraph"/>
        <w:numPr>
          <w:ilvl w:val="0"/>
          <w:numId w:val="8"/>
        </w:numPr>
        <w:shd w:val="clear" w:color="auto" w:fill="FDFDFD"/>
      </w:pPr>
      <w:r>
        <w:t xml:space="preserve">Create template from </w:t>
      </w:r>
      <w:r w:rsidR="00060A17">
        <w:t>Shiraishi</w:t>
      </w:r>
    </w:p>
    <w:p w14:paraId="19D7F58A" w14:textId="4D2216E2" w:rsidR="00583548" w:rsidRDefault="00583548">
      <w:pPr>
        <w:pStyle w:val="ListParagraph"/>
        <w:numPr>
          <w:ilvl w:val="0"/>
          <w:numId w:val="8"/>
        </w:numPr>
        <w:shd w:val="clear" w:color="auto" w:fill="FDFDFD"/>
      </w:pPr>
      <w:r>
        <w:t>GET BACK IN TOUCH WITH EDUCATION PROGRAM (received email and they also called Sat 31)</w:t>
      </w:r>
    </w:p>
    <w:p w14:paraId="127D18EA" w14:textId="77777777" w:rsidR="00347FD5" w:rsidRDefault="00583548">
      <w:pPr>
        <w:pStyle w:val="ListParagraph"/>
        <w:numPr>
          <w:ilvl w:val="0"/>
          <w:numId w:val="8"/>
        </w:numPr>
        <w:shd w:val="clear" w:color="auto" w:fill="FDFDFD"/>
      </w:pPr>
      <w:r>
        <w:t>Write the new student in Acccess (Risa)</w:t>
      </w:r>
    </w:p>
    <w:p w14:paraId="6B875363" w14:textId="7292FE43" w:rsidR="00583548" w:rsidRDefault="00D05BEC">
      <w:pPr>
        <w:pStyle w:val="ListParagraph"/>
        <w:numPr>
          <w:ilvl w:val="0"/>
          <w:numId w:val="8"/>
        </w:numPr>
        <w:shd w:val="clear" w:color="auto" w:fill="FDFDFD"/>
      </w:pPr>
      <w:r w:rsidRPr="002D3AD0">
        <w:rPr>
          <w:rFonts w:hint="eastAsia"/>
          <w:b/>
          <w:bCs/>
        </w:rPr>
        <w:t xml:space="preserve">I </w:t>
      </w:r>
      <w:r w:rsidR="008A0D21" w:rsidRPr="002D3AD0">
        <w:rPr>
          <w:rFonts w:hint="eastAsia"/>
          <w:b/>
          <w:bCs/>
        </w:rPr>
        <w:t>wrote Risa</w:t>
      </w:r>
      <w:r w:rsidR="002D3AD0" w:rsidRPr="002D3AD0">
        <w:rPr>
          <w:b/>
          <w:bCs/>
        </w:rPr>
        <w:t>’</w:t>
      </w:r>
      <w:r w:rsidR="002D3AD0" w:rsidRPr="002D3AD0">
        <w:rPr>
          <w:rFonts w:hint="eastAsia"/>
          <w:b/>
          <w:bCs/>
        </w:rPr>
        <w:t>s</w:t>
      </w:r>
      <w:r w:rsidR="008A0D21" w:rsidRPr="002D3AD0">
        <w:rPr>
          <w:rFonts w:hint="eastAsia"/>
          <w:b/>
          <w:bCs/>
        </w:rPr>
        <w:t xml:space="preserve"> detail in Acc</w:t>
      </w:r>
      <w:r w:rsidR="002D3AD0" w:rsidRPr="002D3AD0">
        <w:rPr>
          <w:rFonts w:hint="eastAsia"/>
          <w:b/>
          <w:bCs/>
        </w:rPr>
        <w:t>ess.</w:t>
      </w:r>
      <w:r w:rsidR="00940BD4" w:rsidRPr="002D3AD0">
        <w:rPr>
          <w:b/>
          <w:bCs/>
        </w:rPr>
        <w:br/>
      </w:r>
      <w:r w:rsidR="00940BD4">
        <w:t>call back taiken saturday</w:t>
      </w:r>
    </w:p>
    <w:p w14:paraId="4D2AF8DE" w14:textId="3ADF1AF6" w:rsidR="00A82082" w:rsidRDefault="00A82082">
      <w:pPr>
        <w:pStyle w:val="ListParagraph"/>
        <w:numPr>
          <w:ilvl w:val="0"/>
          <w:numId w:val="8"/>
        </w:numPr>
        <w:shd w:val="clear" w:color="auto" w:fill="FDFDFD"/>
      </w:pPr>
      <w:r>
        <w:t>Call</w:t>
      </w:r>
      <w:r>
        <w:rPr>
          <w:rFonts w:hint="eastAsia"/>
        </w:rPr>
        <w:t xml:space="preserve"> back taiiken </w:t>
      </w:r>
      <w:r w:rsidR="00F85398" w:rsidRPr="00F85398">
        <w:rPr>
          <w:rFonts w:hint="eastAsia"/>
        </w:rPr>
        <w:t xml:space="preserve">From: </w:t>
      </w:r>
      <w:r w:rsidR="00F85398" w:rsidRPr="00F85398">
        <w:rPr>
          <w:rFonts w:hint="eastAsia"/>
        </w:rPr>
        <w:t>種生愛美</w:t>
      </w:r>
      <w:r w:rsidR="00F85398" w:rsidRPr="00F85398">
        <w:rPr>
          <w:rFonts w:hint="eastAsia"/>
        </w:rPr>
        <w:t xml:space="preserve"> &lt;stm2610@icloud.com&gt;</w:t>
      </w:r>
      <w:r w:rsidR="00F85398" w:rsidRPr="00F85398">
        <w:rPr>
          <w:rFonts w:hint="eastAsia"/>
        </w:rPr>
        <w:t>電話</w:t>
      </w:r>
      <w:r w:rsidR="00F85398" w:rsidRPr="00F85398">
        <w:rPr>
          <w:rFonts w:hint="eastAsia"/>
        </w:rPr>
        <w:t>:08027502169 (ask for Sat evening and sunday morning for taiken)</w:t>
      </w:r>
    </w:p>
    <w:p w14:paraId="266076B6" w14:textId="04986F7C" w:rsidR="001D71EE" w:rsidRPr="006E5EDD" w:rsidRDefault="008D0757" w:rsidP="008D0757">
      <w:pPr>
        <w:pStyle w:val="ListParagraph"/>
        <w:shd w:val="clear" w:color="auto" w:fill="FDFDFD"/>
        <w:rPr>
          <w:b/>
          <w:bCs/>
        </w:rPr>
      </w:pPr>
      <w:r w:rsidRPr="006E5EDD">
        <w:rPr>
          <w:rFonts w:hint="eastAsia"/>
          <w:b/>
          <w:bCs/>
        </w:rPr>
        <w:t>→</w:t>
      </w:r>
      <w:r w:rsidR="006E5EDD" w:rsidRPr="006E5EDD">
        <w:rPr>
          <w:rFonts w:hint="eastAsia"/>
          <w:b/>
          <w:bCs/>
        </w:rPr>
        <w:t>Taneo didn</w:t>
      </w:r>
      <w:r w:rsidR="006E5EDD" w:rsidRPr="006E5EDD">
        <w:rPr>
          <w:rFonts w:hint="eastAsia"/>
          <w:b/>
          <w:bCs/>
        </w:rPr>
        <w:t>’</w:t>
      </w:r>
      <w:r w:rsidR="006E5EDD" w:rsidRPr="006E5EDD">
        <w:rPr>
          <w:rFonts w:hint="eastAsia"/>
          <w:b/>
          <w:bCs/>
        </w:rPr>
        <w:t xml:space="preserve">t </w:t>
      </w:r>
      <w:r w:rsidR="006E5EDD" w:rsidRPr="006E5EDD">
        <w:rPr>
          <w:b/>
          <w:bCs/>
        </w:rPr>
        <w:t>answer</w:t>
      </w:r>
      <w:r w:rsidR="006E5EDD" w:rsidRPr="006E5EDD">
        <w:rPr>
          <w:rFonts w:hint="eastAsia"/>
          <w:b/>
          <w:bCs/>
        </w:rPr>
        <w:t xml:space="preserve"> the phone.</w:t>
      </w:r>
    </w:p>
    <w:p w14:paraId="2839A113" w14:textId="1C97F7DA" w:rsidR="008E72A1" w:rsidRPr="00DA2ED3" w:rsidRDefault="00AE2C73" w:rsidP="00057D37">
      <w:pPr>
        <w:pStyle w:val="ListParagraph"/>
        <w:numPr>
          <w:ilvl w:val="0"/>
          <w:numId w:val="8"/>
        </w:numPr>
        <w:shd w:val="clear" w:color="auto" w:fill="FDFDFD"/>
      </w:pPr>
      <w:r w:rsidRPr="00DA2ED3">
        <w:rPr>
          <w:rFonts w:hint="eastAsia"/>
        </w:rPr>
        <w:t>Call back recent taiken</w:t>
      </w:r>
      <w:r w:rsidR="00DA2ED3" w:rsidRPr="00DA2ED3">
        <w:rPr>
          <w:rFonts w:hint="eastAsia"/>
        </w:rPr>
        <w:t xml:space="preserve"> (2)</w:t>
      </w:r>
      <w:r w:rsidRPr="00DA2ED3">
        <w:rPr>
          <w:rFonts w:hint="eastAsia"/>
        </w:rPr>
        <w:t xml:space="preserve">: </w:t>
      </w:r>
      <w:r w:rsidR="003B7C58" w:rsidRPr="00DA2ED3">
        <w:rPr>
          <w:rFonts w:hint="eastAsia"/>
          <w:b/>
          <w:bCs/>
        </w:rPr>
        <w:t>越牟田様</w:t>
      </w:r>
      <w:r w:rsidR="000223EF">
        <w:rPr>
          <w:rFonts w:hint="eastAsia"/>
          <w:b/>
          <w:bCs/>
        </w:rPr>
        <w:t xml:space="preserve"> </w:t>
      </w:r>
      <w:r w:rsidR="000223EF" w:rsidRPr="000223EF">
        <w:rPr>
          <w:rFonts w:hint="eastAsia"/>
        </w:rPr>
        <w:t>(</w:t>
      </w:r>
      <w:r w:rsidR="000223EF" w:rsidRPr="000223EF">
        <w:t>The</w:t>
      </w:r>
      <w:r w:rsidR="000223EF" w:rsidRPr="000223EF">
        <w:rPr>
          <w:rFonts w:hint="eastAsia"/>
        </w:rPr>
        <w:t>y came today to get the rico paper. Thank them asn ask if they have any questions)</w:t>
      </w:r>
      <w:r w:rsidR="00B757DB">
        <w:rPr>
          <w:rFonts w:hint="eastAsia"/>
        </w:rPr>
        <w:t xml:space="preserve"> + </w:t>
      </w:r>
      <w:r w:rsidR="008E72A1" w:rsidRPr="00DA2ED3">
        <w:rPr>
          <w:rFonts w:hint="eastAsia"/>
          <w:b/>
          <w:bCs/>
        </w:rPr>
        <w:t>日下部　聡大</w:t>
      </w:r>
      <w:r w:rsidR="003A3258">
        <w:rPr>
          <w:rFonts w:hint="eastAsia"/>
          <w:b/>
          <w:bCs/>
        </w:rPr>
        <w:t xml:space="preserve"> </w:t>
      </w:r>
      <w:r w:rsidR="00CF2684">
        <w:rPr>
          <w:rFonts w:hint="eastAsia"/>
          <w:b/>
          <w:bCs/>
        </w:rPr>
        <w:t xml:space="preserve">Kusakabe </w:t>
      </w:r>
      <w:r w:rsidR="002F062E">
        <w:rPr>
          <w:rFonts w:hint="eastAsia"/>
          <w:b/>
          <w:bCs/>
        </w:rPr>
        <w:t>didn</w:t>
      </w:r>
      <w:r w:rsidR="002F062E">
        <w:rPr>
          <w:b/>
          <w:bCs/>
        </w:rPr>
        <w:t>’</w:t>
      </w:r>
      <w:r w:rsidR="002F062E">
        <w:rPr>
          <w:rFonts w:hint="eastAsia"/>
          <w:b/>
          <w:bCs/>
        </w:rPr>
        <w:t>t</w:t>
      </w:r>
      <w:r w:rsidR="00CF2684">
        <w:rPr>
          <w:rFonts w:hint="eastAsia"/>
          <w:b/>
          <w:bCs/>
        </w:rPr>
        <w:t xml:space="preserve"> </w:t>
      </w:r>
      <w:r w:rsidR="00CF2684">
        <w:rPr>
          <w:b/>
          <w:bCs/>
        </w:rPr>
        <w:t>answer</w:t>
      </w:r>
      <w:r w:rsidR="00CF2684">
        <w:rPr>
          <w:rFonts w:hint="eastAsia"/>
          <w:b/>
          <w:bCs/>
        </w:rPr>
        <w:t xml:space="preserve"> </w:t>
      </w:r>
      <w:r w:rsidR="009F197A">
        <w:rPr>
          <w:rFonts w:hint="eastAsia"/>
          <w:b/>
          <w:bCs/>
        </w:rPr>
        <w:t>the phone.</w:t>
      </w:r>
      <w:r w:rsidR="002F062E">
        <w:rPr>
          <w:rFonts w:hint="eastAsia"/>
          <w:b/>
          <w:bCs/>
        </w:rPr>
        <w:t xml:space="preserve"> </w:t>
      </w:r>
    </w:p>
    <w:p w14:paraId="73BF4D35" w14:textId="1CD26085" w:rsidR="007C0B51" w:rsidRPr="00E37190" w:rsidRDefault="007C0B51">
      <w:pPr>
        <w:pStyle w:val="ListParagraph"/>
        <w:numPr>
          <w:ilvl w:val="0"/>
          <w:numId w:val="8"/>
        </w:numPr>
        <w:shd w:val="clear" w:color="auto" w:fill="FDFDFD"/>
      </w:pPr>
      <w:r>
        <w:t xml:space="preserve">Those students did not pay the Shokeihi in July (I did not charge them, it is my mistake). </w:t>
      </w:r>
      <w:r>
        <w:br/>
        <w:t xml:space="preserve">So 2,750 will be charged to them in October: </w:t>
      </w:r>
      <w:r w:rsidR="0087778D" w:rsidRPr="00983C5A">
        <w:rPr>
          <w:rFonts w:hint="eastAsia"/>
          <w:b/>
          <w:bCs/>
        </w:rPr>
        <w:t>中村煌太</w:t>
      </w:r>
      <w:r w:rsidR="005D05D3">
        <w:rPr>
          <w:rFonts w:hint="eastAsia"/>
          <w:b/>
          <w:bCs/>
        </w:rPr>
        <w:t>(</w:t>
      </w:r>
      <w:r w:rsidR="008D6894">
        <w:rPr>
          <w:rFonts w:hint="eastAsia"/>
          <w:b/>
          <w:bCs/>
        </w:rPr>
        <w:t>09028509461</w:t>
      </w:r>
      <w:r w:rsidR="005D05D3">
        <w:rPr>
          <w:rFonts w:hint="eastAsia"/>
          <w:b/>
          <w:bCs/>
        </w:rPr>
        <w:t>)</w:t>
      </w:r>
      <w:r w:rsidR="00D32E96" w:rsidRPr="00983C5A">
        <w:rPr>
          <w:b/>
          <w:bCs/>
        </w:rPr>
        <w:t xml:space="preserve">, </w:t>
      </w:r>
      <w:r w:rsidR="00D32E96" w:rsidRPr="00983C5A">
        <w:rPr>
          <w:rFonts w:hint="eastAsia"/>
          <w:b/>
          <w:bCs/>
        </w:rPr>
        <w:t>椎葉大輔</w:t>
      </w:r>
      <w:r w:rsidR="008D6894">
        <w:rPr>
          <w:rFonts w:hint="eastAsia"/>
          <w:b/>
          <w:bCs/>
        </w:rPr>
        <w:t>(</w:t>
      </w:r>
      <w:r w:rsidR="00836067" w:rsidRPr="00836067">
        <w:rPr>
          <w:b/>
          <w:bCs/>
        </w:rPr>
        <w:t>09059299341</w:t>
      </w:r>
      <w:r w:rsidR="008D6894">
        <w:rPr>
          <w:rFonts w:hint="eastAsia"/>
          <w:b/>
          <w:bCs/>
        </w:rPr>
        <w:t>)</w:t>
      </w:r>
    </w:p>
    <w:p w14:paraId="3A728CC0" w14:textId="22989124" w:rsidR="00E37190" w:rsidRPr="00E37190" w:rsidRDefault="00E37190">
      <w:pPr>
        <w:pStyle w:val="ListParagraph"/>
        <w:numPr>
          <w:ilvl w:val="0"/>
          <w:numId w:val="8"/>
        </w:numPr>
        <w:shd w:val="clear" w:color="auto" w:fill="FDFDFD"/>
      </w:pPr>
      <w:r>
        <w:rPr>
          <w:rFonts w:hint="eastAsia"/>
          <w:b/>
          <w:bCs/>
        </w:rPr>
        <w:t xml:space="preserve">中村さん　</w:t>
      </w:r>
      <w:r>
        <w:rPr>
          <w:rFonts w:hint="eastAsia"/>
          <w:b/>
          <w:bCs/>
        </w:rPr>
        <w:t>OK</w:t>
      </w:r>
    </w:p>
    <w:p w14:paraId="1F7FC334" w14:textId="0D285820" w:rsidR="00E37190" w:rsidRPr="003C2EB5" w:rsidRDefault="00E37190">
      <w:pPr>
        <w:pStyle w:val="ListParagraph"/>
        <w:numPr>
          <w:ilvl w:val="0"/>
          <w:numId w:val="8"/>
        </w:numPr>
        <w:shd w:val="clear" w:color="auto" w:fill="FDFDFD"/>
      </w:pPr>
      <w:r>
        <w:rPr>
          <w:rFonts w:hint="eastAsia"/>
          <w:b/>
          <w:bCs/>
        </w:rPr>
        <w:t xml:space="preserve">椎葉さん　</w:t>
      </w:r>
      <w:r w:rsidR="00DD20E7">
        <w:rPr>
          <w:rFonts w:hint="eastAsia"/>
          <w:b/>
          <w:bCs/>
        </w:rPr>
        <w:t>OK</w:t>
      </w:r>
    </w:p>
    <w:p w14:paraId="11BFBF0E" w14:textId="4D42342F" w:rsidR="003C2EB5" w:rsidRPr="000223EF" w:rsidRDefault="003C2EB5">
      <w:pPr>
        <w:pStyle w:val="ListParagraph"/>
        <w:numPr>
          <w:ilvl w:val="0"/>
          <w:numId w:val="8"/>
        </w:numPr>
        <w:shd w:val="clear" w:color="auto" w:fill="FDFDFD"/>
      </w:pPr>
    </w:p>
    <w:p w14:paraId="199D8173" w14:textId="3E1B36EF" w:rsidR="000223EF" w:rsidRDefault="000223EF">
      <w:pPr>
        <w:pStyle w:val="ListParagraph"/>
        <w:numPr>
          <w:ilvl w:val="0"/>
          <w:numId w:val="8"/>
        </w:numPr>
        <w:shd w:val="clear" w:color="auto" w:fill="FDFDFD"/>
      </w:pPr>
      <w:r>
        <w:rPr>
          <w:b/>
          <w:bCs/>
        </w:rPr>
        <w:t>P</w:t>
      </w:r>
      <w:r>
        <w:rPr>
          <w:rFonts w:hint="eastAsia"/>
          <w:b/>
          <w:bCs/>
        </w:rPr>
        <w:t>repare letter to send to RICO</w:t>
      </w:r>
      <w:r w:rsidR="00073B88">
        <w:rPr>
          <w:rFonts w:hint="eastAsia"/>
          <w:b/>
          <w:bCs/>
        </w:rPr>
        <w:t>(</w:t>
      </w:r>
      <w:r>
        <w:rPr>
          <w:rFonts w:hint="eastAsia"/>
          <w:b/>
          <w:bCs/>
        </w:rPr>
        <w:t xml:space="preserve"> </w:t>
      </w:r>
      <w:r w:rsidRPr="00DA2ED3">
        <w:rPr>
          <w:rFonts w:hint="eastAsia"/>
          <w:b/>
          <w:bCs/>
        </w:rPr>
        <w:t>越牟</w:t>
      </w:r>
      <w:r w:rsidR="00073B88">
        <w:rPr>
          <w:rFonts w:hint="eastAsia"/>
          <w:b/>
          <w:bCs/>
        </w:rPr>
        <w:t>)</w:t>
      </w:r>
      <w:r w:rsidR="005075A7">
        <w:rPr>
          <w:rFonts w:hint="eastAsia"/>
          <w:b/>
          <w:bCs/>
        </w:rPr>
        <w:t xml:space="preserve"> + enter info in RICO and ACCESS</w:t>
      </w:r>
    </w:p>
    <w:p w14:paraId="6E30B0EB" w14:textId="1B76B4A0" w:rsidR="00540B03" w:rsidRDefault="0040083E">
      <w:pPr>
        <w:pStyle w:val="ListParagraph"/>
        <w:numPr>
          <w:ilvl w:val="0"/>
          <w:numId w:val="8"/>
        </w:numPr>
        <w:shd w:val="clear" w:color="auto" w:fill="FDFDFD"/>
      </w:pPr>
      <w:r>
        <w:t xml:space="preserve">Check if there is any receipt for </w:t>
      </w:r>
      <w:r w:rsidRPr="0040083E">
        <w:rPr>
          <w:rFonts w:hint="eastAsia"/>
        </w:rPr>
        <w:t>宇高節子</w:t>
      </w:r>
      <w:r w:rsidR="00903B51">
        <w:t xml:space="preserve">?? </w:t>
      </w:r>
      <w:r w:rsidR="00540B03" w:rsidRPr="00540B03">
        <w:rPr>
          <w:rFonts w:hint="eastAsia"/>
        </w:rPr>
        <w:t>領収書台帳でご確認ください</w:t>
      </w:r>
    </w:p>
    <w:p w14:paraId="245DE8AD" w14:textId="77777777" w:rsidR="00621924" w:rsidRDefault="00621924">
      <w:pPr>
        <w:pStyle w:val="ListParagraph"/>
        <w:numPr>
          <w:ilvl w:val="0"/>
          <w:numId w:val="8"/>
        </w:numPr>
        <w:shd w:val="clear" w:color="auto" w:fill="FDFDFD"/>
      </w:pPr>
      <w:r>
        <w:rPr>
          <w:rFonts w:hint="eastAsia"/>
        </w:rPr>
        <w:t>宇高節子さん支払い</w:t>
      </w:r>
    </w:p>
    <w:p w14:paraId="5DA15560" w14:textId="109CE066" w:rsidR="008572AD" w:rsidRDefault="008572AD">
      <w:pPr>
        <w:pStyle w:val="ListParagraph"/>
        <w:numPr>
          <w:ilvl w:val="0"/>
          <w:numId w:val="8"/>
        </w:numPr>
        <w:shd w:val="clear" w:color="auto" w:fill="FDFDFD"/>
      </w:pPr>
      <w:r>
        <w:rPr>
          <w:rFonts w:hint="eastAsia"/>
        </w:rPr>
        <w:t>2024</w:t>
      </w:r>
      <w:r>
        <w:rPr>
          <w:rFonts w:hint="eastAsia"/>
        </w:rPr>
        <w:t>レシート無し</w:t>
      </w:r>
    </w:p>
    <w:p w14:paraId="66E9A9D4" w14:textId="1388BE78" w:rsidR="00540B03" w:rsidRDefault="00B40D41">
      <w:pPr>
        <w:pStyle w:val="ListParagraph"/>
        <w:numPr>
          <w:ilvl w:val="0"/>
          <w:numId w:val="8"/>
        </w:numPr>
        <w:shd w:val="clear" w:color="auto" w:fill="FDFDFD"/>
      </w:pPr>
      <w:r w:rsidRPr="00B40D41">
        <w:rPr>
          <w:rFonts w:hint="eastAsia"/>
        </w:rPr>
        <w:t>宮崎真央</w:t>
      </w:r>
      <w:r w:rsidR="00621924">
        <w:rPr>
          <w:rFonts w:hint="eastAsia"/>
        </w:rPr>
        <w:t>さん支払い</w:t>
      </w:r>
    </w:p>
    <w:p w14:paraId="5D187C92" w14:textId="3EC742A5" w:rsidR="00062C52" w:rsidRDefault="00621924">
      <w:pPr>
        <w:pStyle w:val="ListParagraph"/>
        <w:numPr>
          <w:ilvl w:val="0"/>
          <w:numId w:val="8"/>
        </w:numPr>
        <w:shd w:val="clear" w:color="auto" w:fill="FDFDFD"/>
      </w:pPr>
      <w:r>
        <w:rPr>
          <w:rFonts w:hint="eastAsia"/>
        </w:rPr>
        <w:t>7/7</w:t>
      </w:r>
      <w:r>
        <w:rPr>
          <w:rFonts w:hint="eastAsia"/>
        </w:rPr>
        <w:t xml:space="preserve">　</w:t>
      </w:r>
      <w:r>
        <w:rPr>
          <w:rFonts w:hint="eastAsia"/>
        </w:rPr>
        <w:t>6600</w:t>
      </w:r>
      <w:r>
        <w:rPr>
          <w:rFonts w:hint="eastAsia"/>
        </w:rPr>
        <w:t>円</w:t>
      </w:r>
      <w:r w:rsidR="00B67392">
        <w:rPr>
          <w:rFonts w:hint="eastAsia"/>
        </w:rPr>
        <w:t xml:space="preserve">　電話にて、以前ピエールに言われて</w:t>
      </w:r>
      <w:r w:rsidR="00B67392">
        <w:rPr>
          <w:rFonts w:hint="eastAsia"/>
        </w:rPr>
        <w:t>2750</w:t>
      </w:r>
      <w:r w:rsidR="00B67392">
        <w:rPr>
          <w:rFonts w:hint="eastAsia"/>
        </w:rPr>
        <w:t>円諸経費は出した</w:t>
      </w:r>
      <w:r w:rsidR="00770F0F">
        <w:rPr>
          <w:rFonts w:hint="eastAsia"/>
        </w:rPr>
        <w:t>とのこと。</w:t>
      </w:r>
    </w:p>
    <w:p w14:paraId="35E235DD" w14:textId="25E7CD25" w:rsidR="00B67392" w:rsidRDefault="00770F0F" w:rsidP="00770F0F">
      <w:pPr>
        <w:pStyle w:val="ListParagraph"/>
        <w:shd w:val="clear" w:color="auto" w:fill="FDFDFD"/>
      </w:pPr>
      <w:r>
        <w:rPr>
          <w:rFonts w:hint="eastAsia"/>
        </w:rPr>
        <w:t>次回現金にて</w:t>
      </w:r>
      <w:r w:rsidR="00507C57">
        <w:rPr>
          <w:rFonts w:hint="eastAsia"/>
        </w:rPr>
        <w:t>8</w:t>
      </w:r>
      <w:r w:rsidR="00507C57">
        <w:rPr>
          <w:rFonts w:hint="eastAsia"/>
        </w:rPr>
        <w:t>月月謝</w:t>
      </w:r>
      <w:r w:rsidR="00507C57">
        <w:rPr>
          <w:rFonts w:hint="eastAsia"/>
        </w:rPr>
        <w:t>6,600</w:t>
      </w:r>
      <w:r w:rsidR="00507C57">
        <w:rPr>
          <w:rFonts w:hint="eastAsia"/>
        </w:rPr>
        <w:t>円、</w:t>
      </w:r>
      <w:r w:rsidR="00507C57">
        <w:rPr>
          <w:rFonts w:hint="eastAsia"/>
        </w:rPr>
        <w:t>9</w:t>
      </w:r>
      <w:r w:rsidR="00507C57">
        <w:rPr>
          <w:rFonts w:hint="eastAsia"/>
        </w:rPr>
        <w:t>月月謝</w:t>
      </w:r>
      <w:r w:rsidR="00507C57">
        <w:rPr>
          <w:rFonts w:hint="eastAsia"/>
        </w:rPr>
        <w:t>13200</w:t>
      </w:r>
      <w:r w:rsidR="00507C57">
        <w:rPr>
          <w:rFonts w:hint="eastAsia"/>
        </w:rPr>
        <w:t>円　合計</w:t>
      </w:r>
      <w:r w:rsidR="00507C57">
        <w:rPr>
          <w:rFonts w:hint="eastAsia"/>
        </w:rPr>
        <w:t>19,800</w:t>
      </w:r>
      <w:r w:rsidR="00507C57">
        <w:rPr>
          <w:rFonts w:hint="eastAsia"/>
        </w:rPr>
        <w:t>円を現金払いいただくとのこと。</w:t>
      </w:r>
      <w:r w:rsidR="00A23B62">
        <w:rPr>
          <w:rFonts w:hint="eastAsia"/>
        </w:rPr>
        <w:t>口座振替依頼書をもう一度ご記入いただくとのこと。振替依頼書を渡す。</w:t>
      </w:r>
    </w:p>
    <w:p w14:paraId="53CF9EBB" w14:textId="5C58D9AF" w:rsidR="005D6F22" w:rsidRDefault="005D6F22">
      <w:pPr>
        <w:pStyle w:val="ListParagraph"/>
        <w:numPr>
          <w:ilvl w:val="0"/>
          <w:numId w:val="8"/>
        </w:numPr>
        <w:shd w:val="clear" w:color="auto" w:fill="FDFDFD"/>
      </w:pPr>
      <w:r>
        <w:t>Call back taiken Friday 23 – number in “RECENT TAIKEN FILE” blue folder.</w:t>
      </w:r>
    </w:p>
    <w:p w14:paraId="1D160536" w14:textId="6E6D6521" w:rsidR="00085DA7" w:rsidRDefault="00085DA7" w:rsidP="00DD39F7">
      <w:pPr>
        <w:pStyle w:val="ListParagraph"/>
        <w:shd w:val="clear" w:color="auto" w:fill="FDFDFD"/>
      </w:pPr>
    </w:p>
    <w:p w14:paraId="746FAB94" w14:textId="6C0FBA7B" w:rsidR="00783A24" w:rsidRPr="003C437F" w:rsidRDefault="001F4DCA" w:rsidP="003C437F">
      <w:pPr>
        <w:shd w:val="clear" w:color="auto" w:fill="FDFDFD"/>
        <w:rPr>
          <w:b/>
          <w:bCs/>
        </w:rPr>
      </w:pPr>
      <w:r w:rsidRPr="00896A08">
        <w:rPr>
          <w:rFonts w:hint="eastAsia"/>
          <w:b/>
          <w:bCs/>
        </w:rPr>
        <w:t>樹</w:t>
      </w:r>
      <w:r w:rsidR="00896A08">
        <w:rPr>
          <w:rFonts w:hint="eastAsia"/>
          <w:b/>
          <w:bCs/>
        </w:rPr>
        <w:t>（</w:t>
      </w:r>
      <w:r w:rsidR="00896A08">
        <w:rPr>
          <w:rFonts w:hint="eastAsia"/>
          <w:b/>
          <w:bCs/>
        </w:rPr>
        <w:t>Itsuki</w:t>
      </w:r>
      <w:r w:rsidR="00896A08">
        <w:rPr>
          <w:rFonts w:hint="eastAsia"/>
          <w:b/>
          <w:bCs/>
        </w:rPr>
        <w:t>）</w:t>
      </w:r>
      <w:r w:rsidRPr="00896A08">
        <w:rPr>
          <w:rFonts w:hint="eastAsia"/>
          <w:b/>
          <w:bCs/>
        </w:rPr>
        <w:t>君</w:t>
      </w:r>
      <w:r w:rsidRPr="00896A08">
        <w:rPr>
          <w:rFonts w:hint="eastAsia"/>
          <w:b/>
          <w:bCs/>
        </w:rPr>
        <w:t>8/28</w:t>
      </w:r>
      <w:r w:rsidRPr="00896A08">
        <w:rPr>
          <w:rFonts w:hint="eastAsia"/>
          <w:b/>
          <w:bCs/>
        </w:rPr>
        <w:t xml:space="preserve">～　</w:t>
      </w:r>
      <w:r w:rsidRPr="00896A08">
        <w:rPr>
          <w:rFonts w:hint="eastAsia"/>
          <w:b/>
          <w:bCs/>
        </w:rPr>
        <w:t>19</w:t>
      </w:r>
      <w:r w:rsidRPr="00896A08">
        <w:rPr>
          <w:rFonts w:hint="eastAsia"/>
          <w:b/>
          <w:bCs/>
        </w:rPr>
        <w:t>：</w:t>
      </w:r>
      <w:r w:rsidRPr="00896A08">
        <w:rPr>
          <w:rFonts w:hint="eastAsia"/>
          <w:b/>
          <w:bCs/>
        </w:rPr>
        <w:t>30</w:t>
      </w:r>
      <w:r w:rsidR="00896A08">
        <w:rPr>
          <w:rFonts w:hint="eastAsia"/>
          <w:b/>
          <w:bCs/>
        </w:rPr>
        <w:t>レッスンです。</w:t>
      </w:r>
      <w:r w:rsidR="00903B51">
        <w:rPr>
          <w:b/>
          <w:bCs/>
        </w:rPr>
        <w:br/>
      </w:r>
      <w:hyperlink r:id="rId46" w:history="1">
        <w:r w:rsidR="00D70789" w:rsidRPr="009E74DF">
          <w:rPr>
            <w:rStyle w:val="Hyperlink"/>
          </w:rPr>
          <w:t>Masahiro</w:t>
        </w:r>
        <w:r w:rsidR="00D70789" w:rsidRPr="009E74DF">
          <w:rPr>
            <w:rStyle w:val="Hyperlink"/>
            <w:rFonts w:hint="eastAsia"/>
          </w:rPr>
          <w:t xml:space="preserve"> adjustment</w:t>
        </w:r>
      </w:hyperlink>
      <w:r w:rsidR="001F1121">
        <w:br/>
      </w:r>
    </w:p>
    <w:p w14:paraId="743180D3" w14:textId="41E219F2" w:rsidR="009D4682" w:rsidRDefault="009D4682" w:rsidP="001F1121">
      <w:pPr>
        <w:pStyle w:val="ListParagraph"/>
        <w:numPr>
          <w:ilvl w:val="0"/>
          <w:numId w:val="7"/>
        </w:numPr>
        <w:shd w:val="clear" w:color="auto" w:fill="FDFDFD"/>
      </w:pPr>
      <w:r>
        <w:lastRenderedPageBreak/>
        <w:t>Rico papers ORDER</w:t>
      </w:r>
    </w:p>
    <w:p w14:paraId="158BEE99" w14:textId="77777777" w:rsidR="006A3877" w:rsidRPr="006A3877" w:rsidRDefault="00BC702A" w:rsidP="00BC702A">
      <w:pPr>
        <w:pStyle w:val="ListParagraph"/>
        <w:numPr>
          <w:ilvl w:val="0"/>
          <w:numId w:val="7"/>
        </w:numPr>
        <w:shd w:val="clear" w:color="auto" w:fill="FDFDFD"/>
        <w:rPr>
          <w:b/>
          <w:bCs/>
        </w:rPr>
      </w:pPr>
      <w:r>
        <w:t>S</w:t>
      </w:r>
      <w:r>
        <w:rPr>
          <w:rFonts w:hint="eastAsia"/>
        </w:rPr>
        <w:t>ome rico</w:t>
      </w:r>
      <w:r w:rsidR="00702F54">
        <w:rPr>
          <w:rFonts w:hint="eastAsia"/>
        </w:rPr>
        <w:t xml:space="preserve"> papers are not in the blue folder. </w:t>
      </w:r>
      <w:r w:rsidR="00702F54">
        <w:t>T</w:t>
      </w:r>
      <w:r w:rsidR="00702F54">
        <w:rPr>
          <w:rFonts w:hint="eastAsia"/>
        </w:rPr>
        <w:t xml:space="preserve">hey should be behind the </w:t>
      </w:r>
      <w:r w:rsidR="003837FE">
        <w:rPr>
          <w:rFonts w:hint="eastAsia"/>
        </w:rPr>
        <w:t>入会申込書</w:t>
      </w:r>
      <w:r w:rsidR="003837FE">
        <w:br/>
      </w:r>
      <w:r w:rsidR="003837FE">
        <w:rPr>
          <w:rFonts w:hint="eastAsia"/>
        </w:rPr>
        <w:t>だけどない</w:t>
      </w:r>
    </w:p>
    <w:p w14:paraId="0EEFBB51" w14:textId="45F2D0F5" w:rsidR="00F56F5B" w:rsidRDefault="00632656" w:rsidP="00F771A0">
      <w:pPr>
        <w:shd w:val="clear" w:color="auto" w:fill="FDFDFD"/>
        <w:rPr>
          <w:b/>
          <w:bCs/>
          <w:lang w:val="en"/>
        </w:rPr>
      </w:pPr>
      <w:r>
        <w:rPr>
          <w:b/>
          <w:bCs/>
          <w:lang w:val="en"/>
        </w:rPr>
        <w:fldChar w:fldCharType="begin"/>
      </w:r>
      <w:r>
        <w:rPr>
          <w:b/>
          <w:bCs/>
          <w:lang w:val="en"/>
        </w:rPr>
        <w:instrText xml:space="preserve"> DATE \@ "M/d/yyyy" </w:instrText>
      </w:r>
      <w:r>
        <w:rPr>
          <w:b/>
          <w:bCs/>
          <w:lang w:val="en"/>
        </w:rPr>
        <w:fldChar w:fldCharType="separate"/>
      </w:r>
      <w:r w:rsidR="004D654E">
        <w:rPr>
          <w:b/>
          <w:bCs/>
          <w:noProof/>
          <w:lang w:val="en"/>
        </w:rPr>
        <w:t>1/21/2025</w:t>
      </w:r>
      <w:r>
        <w:rPr>
          <w:b/>
          <w:bCs/>
          <w:lang w:val="en"/>
        </w:rPr>
        <w:fldChar w:fldCharType="end"/>
      </w:r>
    </w:p>
    <w:p w14:paraId="29A194B6" w14:textId="7C3FD4A7" w:rsidR="00632656" w:rsidRDefault="00632656" w:rsidP="00F56F5B">
      <w:pPr>
        <w:pStyle w:val="ListParagraph"/>
        <w:numPr>
          <w:ilvl w:val="0"/>
          <w:numId w:val="5"/>
        </w:numPr>
        <w:shd w:val="clear" w:color="auto" w:fill="FDFDFD"/>
        <w:rPr>
          <w:b/>
          <w:bCs/>
          <w:lang w:val="en"/>
        </w:rPr>
      </w:pPr>
      <w:r w:rsidRPr="00F56F5B">
        <w:rPr>
          <w:b/>
          <w:bCs/>
          <w:lang w:val="en"/>
        </w:rPr>
        <w:t xml:space="preserve">Finish constructing </w:t>
      </w:r>
      <w:hyperlink r:id="rId47" w:history="1">
        <w:r w:rsidR="008848D8" w:rsidRPr="00F56F5B">
          <w:rPr>
            <w:rStyle w:val="Hyperlink"/>
            <w:b/>
            <w:bCs/>
            <w:lang w:val="en"/>
          </w:rPr>
          <w:t>this file</w:t>
        </w:r>
      </w:hyperlink>
      <w:r w:rsidR="008848D8" w:rsidRPr="00F56F5B">
        <w:rPr>
          <w:b/>
          <w:bCs/>
          <w:lang w:val="en"/>
        </w:rPr>
        <w:t xml:space="preserve"> </w:t>
      </w:r>
    </w:p>
    <w:p w14:paraId="369E3109" w14:textId="77777777" w:rsidR="00C27FAF" w:rsidRDefault="00B64475" w:rsidP="00C27FAF">
      <w:pPr>
        <w:shd w:val="clear" w:color="auto" w:fill="FDFDFD"/>
        <w:ind w:left="360"/>
        <w:rPr>
          <w:b/>
          <w:bCs/>
          <w:lang w:val="en"/>
        </w:rPr>
      </w:pPr>
      <w:r w:rsidRPr="00C27FAF">
        <w:rPr>
          <w:b/>
          <w:bCs/>
          <w:lang w:val="en"/>
        </w:rPr>
        <w:br/>
      </w:r>
      <w:hyperlink r:id="rId48" w:history="1">
        <w:r w:rsidR="0067111D" w:rsidRPr="00C27FAF">
          <w:rPr>
            <w:rStyle w:val="Hyperlink"/>
            <w:b/>
            <w:bCs/>
          </w:rPr>
          <w:t>Taiken File</w:t>
        </w:r>
      </w:hyperlink>
      <w:r w:rsidR="0067111D" w:rsidRPr="00C27FAF">
        <w:rPr>
          <w:b/>
          <w:bCs/>
          <w:lang w:val="en"/>
        </w:rPr>
        <w:t xml:space="preserve"> </w:t>
      </w:r>
    </w:p>
    <w:p w14:paraId="29FF7704" w14:textId="588DA430" w:rsidR="001E7F57" w:rsidRPr="00C27FAF" w:rsidRDefault="00636B6E" w:rsidP="00C27FAF">
      <w:pPr>
        <w:pStyle w:val="ListParagraph"/>
        <w:numPr>
          <w:ilvl w:val="0"/>
          <w:numId w:val="4"/>
        </w:numPr>
        <w:shd w:val="clear" w:color="auto" w:fill="FDFDFD"/>
        <w:rPr>
          <w:b/>
          <w:shd w:val="pct15" w:color="auto" w:fill="FFFFFF"/>
          <w:lang w:val="en"/>
        </w:rPr>
      </w:pPr>
      <w:r w:rsidRPr="00C27FAF">
        <w:rPr>
          <w:b/>
          <w:bCs/>
          <w:lang w:val="en"/>
        </w:rPr>
        <w:t xml:space="preserve">Get in touch with </w:t>
      </w:r>
      <w:r w:rsidR="00F771A0" w:rsidRPr="00C27FAF">
        <w:rPr>
          <w:rFonts w:ascii="MS Gothic" w:eastAsia="MS Gothic" w:hAnsi="MS Gothic" w:cs="MS Gothic"/>
          <w:kern w:val="0"/>
          <w14:ligatures w14:val="none"/>
        </w:rPr>
        <w:t>the student that came for taiken second time today.</w:t>
      </w:r>
      <w:r w:rsidR="00F771A0" w:rsidRPr="00C27FAF">
        <w:rPr>
          <w:rFonts w:ascii="MS Gothic" w:eastAsia="MS Gothic" w:hAnsi="MS Gothic" w:cs="MS Gothic"/>
          <w:kern w:val="0"/>
          <w14:ligatures w14:val="none"/>
        </w:rPr>
        <w:br/>
      </w:r>
    </w:p>
    <w:p w14:paraId="7C6FEA4F" w14:textId="61319192" w:rsidR="006407F1" w:rsidRPr="00547B0C" w:rsidRDefault="00C27FAF" w:rsidP="00FD403D">
      <w:pPr>
        <w:pStyle w:val="ListParagraph"/>
        <w:numPr>
          <w:ilvl w:val="0"/>
          <w:numId w:val="4"/>
        </w:numPr>
        <w:shd w:val="clear" w:color="auto" w:fill="FDFDFD"/>
        <w:rPr>
          <w:b/>
          <w:lang w:val="en"/>
        </w:rPr>
      </w:pPr>
      <w:r>
        <w:rPr>
          <w:b/>
          <w:bCs/>
          <w:lang w:val="en"/>
        </w:rPr>
        <w:t xml:space="preserve">Make a receipt for the student that comes </w:t>
      </w:r>
      <w:r w:rsidR="00E779D5">
        <w:rPr>
          <w:b/>
          <w:bCs/>
          <w:lang w:val="en"/>
        </w:rPr>
        <w:t xml:space="preserve">today  at </w:t>
      </w:r>
      <w:r w:rsidR="004A3140">
        <w:rPr>
          <w:b/>
          <w:bCs/>
          <w:lang w:val="en"/>
        </w:rPr>
        <w:t>16:00. They want a receipt every month.</w:t>
      </w:r>
      <w:r w:rsidR="004F072E" w:rsidRPr="00FD403D">
        <w:rPr>
          <w:b/>
          <w:bCs/>
          <w:lang w:val="en"/>
        </w:rPr>
        <w:br/>
      </w:r>
      <w:r w:rsidR="006407F1" w:rsidRPr="00FD403D">
        <w:rPr>
          <w:rFonts w:ascii="Meiryo" w:eastAsia="Meiryo" w:hAnsi="Meiryo" w:cs="Times New Roman"/>
          <w:kern w:val="0"/>
          <w:sz w:val="21"/>
          <w:szCs w:val="21"/>
          <w:lang w:val="en"/>
          <w14:ligatures w14:val="none"/>
        </w:rPr>
        <w:br/>
      </w:r>
      <w:r w:rsidR="00360797" w:rsidRPr="00FD403D">
        <w:rPr>
          <w:rFonts w:ascii="Meiryo" w:eastAsia="Meiryo" w:hAnsi="Meiryo" w:cs="Times New Roman"/>
          <w:kern w:val="0"/>
          <w:sz w:val="21"/>
          <w:szCs w:val="21"/>
          <w:lang w:val="en"/>
          <w14:ligatures w14:val="none"/>
        </w:rPr>
        <w:t xml:space="preserve">4- </w:t>
      </w:r>
      <w:r w:rsidR="00360797" w:rsidRPr="00FD403D">
        <w:rPr>
          <w:rFonts w:ascii="Calibri" w:hAnsi="Calibri" w:cs="Calibri"/>
          <w:b/>
          <w:bCs/>
          <w:color w:val="000000"/>
        </w:rPr>
        <w:t>Register to the Fukuoka Education Program</w:t>
      </w:r>
      <w:r w:rsidR="00E16423" w:rsidRPr="00FD403D">
        <w:rPr>
          <w:rFonts w:ascii="Calibri" w:hAnsi="Calibri" w:cs="Calibri"/>
          <w:color w:val="000000"/>
        </w:rPr>
        <w:t xml:space="preserve"> </w:t>
      </w:r>
      <w:r w:rsidR="00E16423" w:rsidRPr="00FD403D">
        <w:rPr>
          <w:rFonts w:ascii="Calibri" w:hAnsi="Calibri" w:cs="Calibri"/>
          <w:color w:val="000000"/>
          <w:highlight w:val="cyan"/>
        </w:rPr>
        <w:t>(THIS IS PRIORITY 1</w:t>
      </w:r>
      <w:r w:rsidR="00AB1848" w:rsidRPr="00FD403D">
        <w:rPr>
          <w:rFonts w:ascii="Calibri" w:hAnsi="Calibri" w:cs="Calibri"/>
          <w:color w:val="000000"/>
          <w:highlight w:val="cyan"/>
        </w:rPr>
        <w:t>. We need this ASAP</w:t>
      </w:r>
      <w:r w:rsidR="00E16423" w:rsidRPr="00FD403D">
        <w:rPr>
          <w:rFonts w:ascii="Calibri" w:hAnsi="Calibri" w:cs="Calibri"/>
          <w:color w:val="000000"/>
          <w:highlight w:val="cyan"/>
        </w:rPr>
        <w:t>)</w:t>
      </w:r>
    </w:p>
    <w:p w14:paraId="60725074" w14:textId="5E0AAC0F" w:rsidR="00547B0C" w:rsidRPr="00F63C70" w:rsidRDefault="00547B0C" w:rsidP="00FD403D">
      <w:pPr>
        <w:pStyle w:val="ListParagraph"/>
        <w:numPr>
          <w:ilvl w:val="0"/>
          <w:numId w:val="4"/>
        </w:numPr>
        <w:shd w:val="clear" w:color="auto" w:fill="FDFDFD"/>
        <w:rPr>
          <w:b/>
          <w:lang w:val="en"/>
        </w:rPr>
      </w:pPr>
      <w:r>
        <w:rPr>
          <w:rFonts w:hint="eastAsia"/>
          <w:b/>
          <w:bCs/>
          <w:lang w:val="en"/>
        </w:rPr>
        <w:t>WHAT DOCUMENT NEEDED??</w:t>
      </w:r>
      <w:r w:rsidR="009858DD">
        <w:rPr>
          <w:rFonts w:hint="eastAsia"/>
          <w:b/>
          <w:bCs/>
          <w:lang w:val="en"/>
        </w:rPr>
        <w:t xml:space="preserve"> </w:t>
      </w:r>
    </w:p>
    <w:p w14:paraId="42D177B3" w14:textId="1A1DBC70" w:rsidR="00F63C70" w:rsidRDefault="009702AB" w:rsidP="008361B9">
      <w:pPr>
        <w:pStyle w:val="ListParagraph"/>
        <w:numPr>
          <w:ilvl w:val="0"/>
          <w:numId w:val="6"/>
        </w:numPr>
        <w:shd w:val="clear" w:color="auto" w:fill="FDFDFD"/>
        <w:rPr>
          <w:b/>
        </w:rPr>
      </w:pPr>
      <w:r>
        <w:rPr>
          <w:rFonts w:hint="eastAsia"/>
          <w:b/>
          <w:lang w:val="en"/>
        </w:rPr>
        <w:t>所得税確定申告書</w:t>
      </w:r>
      <w:r w:rsidR="006D048B">
        <w:rPr>
          <w:rFonts w:hint="eastAsia"/>
          <w:b/>
          <w:lang w:val="en"/>
        </w:rPr>
        <w:t>or</w:t>
      </w:r>
      <w:r w:rsidR="006D048B" w:rsidRPr="006D048B">
        <w:rPr>
          <w:b/>
        </w:rPr>
        <w:t>個人事業の開業・廃業等届出書の写し（所轄税務署の受付印のあるもの）</w:t>
      </w:r>
      <w:r w:rsidR="00FB0D39">
        <w:rPr>
          <w:rFonts w:hint="eastAsia"/>
          <w:b/>
        </w:rPr>
        <w:t>or</w:t>
      </w:r>
      <w:r w:rsidR="006D048B" w:rsidRPr="006D048B">
        <w:rPr>
          <w:b/>
        </w:rPr>
        <w:t>福岡市が事業の実態を確認できると認めた書類</w:t>
      </w:r>
    </w:p>
    <w:p w14:paraId="2836FDA5" w14:textId="08F921C3" w:rsidR="008361B9" w:rsidRDefault="008361B9" w:rsidP="008361B9">
      <w:pPr>
        <w:pStyle w:val="ListParagraph"/>
        <w:numPr>
          <w:ilvl w:val="0"/>
          <w:numId w:val="6"/>
        </w:numPr>
        <w:shd w:val="clear" w:color="auto" w:fill="FDFDFD"/>
        <w:rPr>
          <w:b/>
        </w:rPr>
      </w:pPr>
      <w:r w:rsidRPr="008361B9">
        <w:rPr>
          <w:b/>
        </w:rPr>
        <w:t>身分証明書　事業実態確認書類に記載のある氏名の運転免許証・パスポート・健康保険証のいずれか</w:t>
      </w:r>
    </w:p>
    <w:p w14:paraId="597176E3" w14:textId="77777777" w:rsidR="00B80CDC" w:rsidRPr="00FD403D" w:rsidRDefault="00B80CDC" w:rsidP="00F63C70">
      <w:pPr>
        <w:pStyle w:val="ListParagraph"/>
        <w:shd w:val="clear" w:color="auto" w:fill="FDFDFD"/>
        <w:rPr>
          <w:b/>
          <w:lang w:val="en"/>
        </w:rPr>
      </w:pPr>
    </w:p>
    <w:p w14:paraId="1C3CE9EA" w14:textId="23BB66F4" w:rsidR="00532E11" w:rsidRPr="00760758" w:rsidRDefault="00532E11" w:rsidP="00B73275">
      <w:pPr>
        <w:shd w:val="clear" w:color="auto" w:fill="FDFDFD"/>
        <w:rPr>
          <w:rFonts w:ascii="Meiryo" w:eastAsia="Meiryo" w:hAnsi="Meiryo" w:cs="Times New Roman"/>
          <w:kern w:val="0"/>
          <w:sz w:val="21"/>
          <w:szCs w:val="21"/>
          <w:lang w:val="en"/>
          <w14:ligatures w14:val="none"/>
        </w:rPr>
      </w:pPr>
      <w:r>
        <w:rPr>
          <w:rFonts w:ascii="Calibri" w:hAnsi="Calibri" w:cs="Calibri"/>
          <w:color w:val="000000"/>
        </w:rPr>
        <w:t xml:space="preserve">5 – Is that sentence </w:t>
      </w:r>
      <w:r>
        <w:rPr>
          <w:rFonts w:ascii="MS Gothic" w:eastAsia="MS Gothic" w:hAnsi="MS Gothic" w:cs="Calibri" w:hint="eastAsia"/>
        </w:rPr>
        <w:t>当校で選択します。生徒様による選択はできません。</w:t>
      </w:r>
      <w:r>
        <w:rPr>
          <w:rFonts w:ascii="MS Gothic" w:eastAsia="MS Gothic" w:hAnsi="MS Gothic" w:cs="Calibri"/>
        </w:rPr>
        <w:t>In the RULES document?</w:t>
      </w:r>
    </w:p>
    <w:p w14:paraId="7E5BA548" w14:textId="77777777" w:rsidR="00C276B0" w:rsidRPr="00B73275" w:rsidRDefault="00C276B0" w:rsidP="00B73275">
      <w:pPr>
        <w:shd w:val="clear" w:color="auto" w:fill="FDFDFD"/>
      </w:pPr>
    </w:p>
    <w:p w14:paraId="682621B7" w14:textId="77A33746" w:rsidR="00E16423" w:rsidRDefault="00E16423" w:rsidP="00F563A4">
      <w:pPr>
        <w:shd w:val="clear" w:color="auto" w:fill="FDFDFD"/>
        <w:rPr>
          <w:rFonts w:ascii="Calibri" w:hAnsi="Calibri" w:cs="Calibri"/>
          <w:color w:val="000000"/>
        </w:rPr>
      </w:pPr>
      <w:r>
        <w:rPr>
          <w:rFonts w:ascii="Calibri" w:hAnsi="Calibri" w:cs="Calibri"/>
          <w:color w:val="000000"/>
        </w:rPr>
        <w:t xml:space="preserve">5- Prepare the </w:t>
      </w:r>
      <w:hyperlink r:id="rId49" w:history="1">
        <w:r>
          <w:rPr>
            <w:rStyle w:val="Hyperlink"/>
            <w:rFonts w:ascii="Calibri" w:hAnsi="Calibri" w:cs="Calibri"/>
          </w:rPr>
          <w:t>Welcome and first explanations message</w:t>
        </w:r>
      </w:hyperlink>
      <w:r>
        <w:rPr>
          <w:rFonts w:ascii="Calibri" w:hAnsi="Calibri" w:cs="Calibri"/>
          <w:color w:val="000000"/>
        </w:rPr>
        <w:t>.</w:t>
      </w:r>
    </w:p>
    <w:p w14:paraId="0298AFF3" w14:textId="1E6ED959" w:rsidR="00627231" w:rsidRPr="00B43AAF" w:rsidRDefault="00E75614" w:rsidP="00627231">
      <w:pPr>
        <w:pStyle w:val="PlainText"/>
        <w:rPr>
          <w:rFonts w:eastAsiaTheme="minorEastAsia"/>
        </w:rPr>
      </w:pPr>
      <w:r>
        <w:rPr>
          <w:rFonts w:cs="Calibri" w:hint="eastAsia"/>
          <w:color w:val="000000"/>
        </w:rPr>
        <w:t>6/</w:t>
      </w:r>
      <w:r w:rsidR="004E2FDB">
        <w:rPr>
          <w:rFonts w:cs="Calibri"/>
          <w:color w:val="000000"/>
        </w:rPr>
        <w:t>25</w:t>
      </w:r>
      <w:r w:rsidR="00AE1E52">
        <w:rPr>
          <w:rFonts w:cs="Calibri"/>
          <w:color w:val="000000"/>
        </w:rPr>
        <w:t xml:space="preserve"> </w:t>
      </w:r>
      <w:r>
        <w:rPr>
          <w:rFonts w:cs="Calibri" w:hint="eastAsia"/>
          <w:color w:val="000000"/>
        </w:rPr>
        <w:t xml:space="preserve">or </w:t>
      </w:r>
      <w:r w:rsidR="004E2FDB">
        <w:rPr>
          <w:rFonts w:cs="Calibri"/>
          <w:color w:val="000000"/>
        </w:rPr>
        <w:t>26</w:t>
      </w:r>
      <w:r w:rsidR="00EB5184">
        <w:rPr>
          <w:rFonts w:cs="Calibri"/>
          <w:color w:val="000000"/>
        </w:rPr>
        <w:t xml:space="preserve"> need to call </w:t>
      </w:r>
      <w:r w:rsidR="00C32005">
        <w:rPr>
          <w:rFonts w:cs="Calibri"/>
          <w:color w:val="000000"/>
        </w:rPr>
        <w:br/>
      </w:r>
      <w:r w:rsidR="00C32005">
        <w:rPr>
          <w:rFonts w:cs="Calibri" w:hint="eastAsia"/>
          <w:color w:val="000000"/>
        </w:rPr>
        <w:t xml:space="preserve">Call back </w:t>
      </w:r>
      <w:r w:rsidR="00DC3C93">
        <w:rPr>
          <w:rFonts w:cs="Calibri" w:hint="eastAsia"/>
          <w:color w:val="000000"/>
        </w:rPr>
        <w:t>v</w:t>
      </w:r>
      <w:r w:rsidR="00DC3C93">
        <w:rPr>
          <w:rFonts w:ascii="MS Gothic" w:eastAsia="MS Gothic" w:hAnsi="MS Gothic" w:cs="MS Gothic" w:hint="eastAsia"/>
          <w:kern w:val="0"/>
          <w14:ligatures w14:val="none"/>
        </w:rPr>
        <w:t>野口知恵</w:t>
      </w:r>
      <w:r w:rsidR="00133F4A">
        <w:rPr>
          <w:rFonts w:ascii="MS Gothic" w:eastAsia="MS Gothic" w:hAnsi="MS Gothic" w:cs="MS Gothic" w:hint="eastAsia"/>
          <w:kern w:val="0"/>
          <w14:ligatures w14:val="none"/>
        </w:rPr>
        <w:t xml:space="preserve">, taiken </w:t>
      </w:r>
      <w:r w:rsidR="00133F4A">
        <w:t>22</w:t>
      </w:r>
      <w:r w:rsidR="00133F4A">
        <w:rPr>
          <w:rFonts w:ascii="MS Gothic" w:eastAsia="MS Gothic" w:hAnsi="MS Gothic" w:hint="eastAsia"/>
        </w:rPr>
        <w:t>日、</w:t>
      </w:r>
      <w:r w:rsidR="00133F4A">
        <w:t>12</w:t>
      </w:r>
      <w:r w:rsidR="00133F4A">
        <w:rPr>
          <w:rFonts w:ascii="MS Gothic" w:eastAsia="MS Gothic" w:hAnsi="MS Gothic" w:hint="eastAsia"/>
        </w:rPr>
        <w:t>：</w:t>
      </w:r>
      <w:r w:rsidR="00133F4A">
        <w:t>00</w:t>
      </w:r>
      <w:r w:rsidR="00133F4A">
        <w:rPr>
          <w:rFonts w:ascii="MS Gothic" w:eastAsia="MS Gothic" w:hAnsi="MS Gothic" w:hint="eastAsia"/>
        </w:rPr>
        <w:t xml:space="preserve">時, </w:t>
      </w:r>
      <w:r w:rsidR="00627231">
        <w:t>09011669110</w:t>
      </w:r>
      <w:r w:rsidR="00B43AAF">
        <w:rPr>
          <w:rFonts w:eastAsiaTheme="minorEastAsia"/>
        </w:rPr>
        <w:br/>
      </w:r>
      <w:r w:rsidR="00B43AAF">
        <w:t>W</w:t>
      </w:r>
      <w:r w:rsidR="00B43AAF">
        <w:rPr>
          <w:rFonts w:hint="eastAsia"/>
        </w:rPr>
        <w:t>ent well. S</w:t>
      </w:r>
      <w:r w:rsidR="00B43AAF">
        <w:t>h</w:t>
      </w:r>
      <w:r w:rsidR="00B43AAF">
        <w:rPr>
          <w:rFonts w:hint="eastAsia"/>
        </w:rPr>
        <w:t>e said she would try.</w:t>
      </w:r>
      <w:r w:rsidR="00B43AAF">
        <w:br/>
      </w:r>
      <w:r w:rsidR="00B43AAF">
        <w:rPr>
          <w:rFonts w:hint="eastAsia"/>
        </w:rPr>
        <w:t>But I</w:t>
      </w:r>
      <w:r w:rsidR="004F70DF">
        <w:rPr>
          <w:rFonts w:eastAsiaTheme="minorEastAsia" w:hint="eastAsia"/>
        </w:rPr>
        <w:t xml:space="preserve"> </w:t>
      </w:r>
      <w:r w:rsidR="00B43AAF">
        <w:rPr>
          <w:rFonts w:hint="eastAsia"/>
        </w:rPr>
        <w:t>When I ask about time, she said that she did not know her shift for July.</w:t>
      </w:r>
    </w:p>
    <w:p w14:paraId="7F1BEE4E" w14:textId="36A29C39" w:rsidR="0078127F" w:rsidRDefault="0078127F" w:rsidP="00F563A4">
      <w:pPr>
        <w:shd w:val="clear" w:color="auto" w:fill="FDFDFD"/>
        <w:rPr>
          <w:rFonts w:ascii="Meiryo" w:eastAsia="Meiryo" w:hAnsi="Meiryo" w:cs="Times New Roman"/>
          <w:kern w:val="0"/>
          <w:sz w:val="21"/>
          <w:szCs w:val="21"/>
          <w14:ligatures w14:val="none"/>
        </w:rPr>
      </w:pPr>
    </w:p>
    <w:p w14:paraId="5F089937" w14:textId="5FD61349" w:rsidR="00B73275" w:rsidRDefault="00B73275" w:rsidP="00F563A4">
      <w:pPr>
        <w:shd w:val="clear" w:color="auto" w:fill="FDFDFD"/>
        <w:rPr>
          <w:rFonts w:ascii="Meiryo" w:eastAsia="Meiryo" w:hAnsi="Meiryo" w:cs="Times New Roman"/>
          <w:kern w:val="0"/>
          <w:sz w:val="21"/>
          <w:szCs w:val="21"/>
          <w14:ligatures w14:val="none"/>
        </w:rPr>
      </w:pPr>
      <w:r>
        <w:rPr>
          <w:rFonts w:ascii="Meiryo" w:eastAsia="Meiryo" w:hAnsi="Meiryo" w:cs="Times New Roman" w:hint="eastAsia"/>
          <w:kern w:val="0"/>
          <w:sz w:val="21"/>
          <w:szCs w:val="21"/>
          <w14:ligatures w14:val="none"/>
        </w:rPr>
        <w:t xml:space="preserve">New </w:t>
      </w:r>
      <w:r w:rsidR="004C4A91">
        <w:rPr>
          <w:rFonts w:ascii="Meiryo" w:eastAsia="Meiryo" w:hAnsi="Meiryo" w:cs="Times New Roman" w:hint="eastAsia"/>
          <w:kern w:val="0"/>
          <w:sz w:val="21"/>
          <w:szCs w:val="21"/>
          <w14:ligatures w14:val="none"/>
        </w:rPr>
        <w:t>policies:</w:t>
      </w:r>
    </w:p>
    <w:p w14:paraId="5CEC8799" w14:textId="355D72CC" w:rsidR="00B73275" w:rsidRDefault="00B73275" w:rsidP="004C4A91">
      <w:pPr>
        <w:pStyle w:val="ListParagraph"/>
        <w:numPr>
          <w:ilvl w:val="0"/>
          <w:numId w:val="3"/>
        </w:numPr>
        <w:shd w:val="clear" w:color="auto" w:fill="FDFDFD"/>
        <w:rPr>
          <w:rFonts w:ascii="Calibri" w:hAnsi="Calibri" w:cs="Calibri"/>
        </w:rPr>
      </w:pPr>
      <w:r w:rsidRPr="004C4A91">
        <w:rPr>
          <w:rFonts w:ascii="Calibri" w:hAnsi="Calibri" w:cs="Calibri"/>
        </w:rPr>
        <w:t>all students must provide de</w:t>
      </w:r>
      <w:r w:rsidR="009F4F4B">
        <w:rPr>
          <w:rFonts w:ascii="Calibri" w:hAnsi="Calibri" w:cs="Calibri"/>
        </w:rPr>
        <w:t>t</w:t>
      </w:r>
      <w:r w:rsidRPr="004C4A91">
        <w:rPr>
          <w:rFonts w:ascii="Calibri" w:hAnsi="Calibri" w:cs="Calibri"/>
        </w:rPr>
        <w:t>ail</w:t>
      </w:r>
    </w:p>
    <w:p w14:paraId="007D2B87" w14:textId="603EAB30" w:rsidR="004C4A91" w:rsidRPr="004C4A91" w:rsidRDefault="004C4A91" w:rsidP="004C4A91">
      <w:pPr>
        <w:pStyle w:val="ListParagraph"/>
        <w:numPr>
          <w:ilvl w:val="0"/>
          <w:numId w:val="3"/>
        </w:numPr>
        <w:shd w:val="clear" w:color="auto" w:fill="FDFDFD"/>
        <w:rPr>
          <w:rFonts w:ascii="Calibri" w:hAnsi="Calibri" w:cs="Calibri"/>
        </w:rPr>
      </w:pPr>
      <w:r>
        <w:rPr>
          <w:rFonts w:ascii="Calibri" w:hAnsi="Calibri" w:cs="Calibri" w:hint="eastAsia"/>
        </w:rPr>
        <w:t xml:space="preserve">Add to this </w:t>
      </w:r>
      <w:hyperlink r:id="rId50" w:history="1">
        <w:r w:rsidR="00D071B8">
          <w:rPr>
            <w:rStyle w:val="Hyperlink"/>
            <w:rFonts w:ascii="MS Gothic" w:eastAsia="MS Gothic" w:hAnsi="MS Gothic" w:cs="Calibri" w:hint="eastAsia"/>
          </w:rPr>
          <w:t>入会のご案内</w:t>
        </w:r>
        <w:r w:rsidR="00D071B8">
          <w:rPr>
            <w:rStyle w:val="Hyperlink"/>
            <w:rFonts w:ascii="Calibri" w:hAnsi="Calibri" w:cs="Calibri"/>
          </w:rPr>
          <w:t>(</w:t>
        </w:r>
        <w:r w:rsidR="00D071B8">
          <w:rPr>
            <w:rStyle w:val="Hyperlink"/>
            <w:rFonts w:ascii="MS Gothic" w:eastAsia="MS Gothic" w:hAnsi="MS Gothic" w:cs="Calibri" w:hint="eastAsia"/>
          </w:rPr>
          <w:t>子供用</w:t>
        </w:r>
        <w:r w:rsidR="00D071B8">
          <w:rPr>
            <w:rStyle w:val="Hyperlink"/>
            <w:rFonts w:ascii="Calibri" w:hAnsi="Calibri" w:cs="Calibri"/>
          </w:rPr>
          <w:t>).pdf</w:t>
        </w:r>
      </w:hyperlink>
      <w:r>
        <w:rPr>
          <w:rFonts w:ascii="Calibri" w:hAnsi="Calibri" w:cs="Calibri" w:hint="eastAsia"/>
        </w:rPr>
        <w:t xml:space="preserve"> : a</w:t>
      </w:r>
      <w:r>
        <w:rPr>
          <w:rFonts w:ascii="Calibri" w:hAnsi="Calibri" w:cs="Calibri"/>
        </w:rPr>
        <w:t>dd rule: notifications are sent by email. NO gmail can be used for those.</w:t>
      </w:r>
    </w:p>
    <w:p w14:paraId="77CD6EEE" w14:textId="77777777" w:rsidR="004C4A91" w:rsidRDefault="004C4A91" w:rsidP="00F563A4">
      <w:pPr>
        <w:shd w:val="clear" w:color="auto" w:fill="FDFDFD"/>
        <w:rPr>
          <w:rFonts w:ascii="Meiryo" w:eastAsia="Meiryo" w:hAnsi="Meiryo" w:cs="Times New Roman"/>
          <w:kern w:val="0"/>
          <w:sz w:val="21"/>
          <w:szCs w:val="21"/>
          <w14:ligatures w14:val="none"/>
        </w:rPr>
      </w:pPr>
    </w:p>
    <w:p w14:paraId="076CD9DC" w14:textId="77777777" w:rsidR="00B73275" w:rsidRPr="00627231" w:rsidRDefault="00B73275" w:rsidP="00F563A4">
      <w:pPr>
        <w:shd w:val="clear" w:color="auto" w:fill="FDFDFD"/>
        <w:rPr>
          <w:rFonts w:ascii="Meiryo" w:eastAsia="Meiryo" w:hAnsi="Meiryo" w:cs="Times New Roman"/>
          <w:kern w:val="0"/>
          <w:sz w:val="21"/>
          <w:szCs w:val="21"/>
          <w14:ligatures w14:val="none"/>
        </w:rPr>
      </w:pPr>
    </w:p>
    <w:p w14:paraId="327698A0" w14:textId="4746CC22" w:rsidR="00405982" w:rsidRDefault="00B73275" w:rsidP="008F0AA9">
      <w:pPr>
        <w:shd w:val="clear" w:color="auto" w:fill="FDFDFD"/>
      </w:pPr>
      <w:r>
        <w:rPr>
          <w:rFonts w:ascii="Meiryo" w:eastAsia="Meiryo" w:hAnsi="Meiryo" w:cs="Times New Roman" w:hint="eastAsia"/>
          <w:kern w:val="0"/>
          <w:sz w:val="21"/>
          <w:szCs w:val="21"/>
          <w:lang w:val="en"/>
          <w14:ligatures w14:val="none"/>
        </w:rPr>
        <w:t>Call back all uncalled people</w:t>
      </w:r>
      <w:r w:rsidR="00B5630C">
        <w:rPr>
          <w:rFonts w:ascii="MS Gothic" w:eastAsia="MS Gothic" w:hAnsi="MS Gothic"/>
        </w:rPr>
        <w:br/>
      </w:r>
    </w:p>
    <w:p w14:paraId="56ADE922" w14:textId="77777777" w:rsidR="00E41846" w:rsidRDefault="00E41846" w:rsidP="008F0AA9">
      <w:pPr>
        <w:shd w:val="clear" w:color="auto" w:fill="FDFDFD"/>
      </w:pPr>
    </w:p>
    <w:p w14:paraId="32FB8A34" w14:textId="6E127F63" w:rsidR="008F0AA9" w:rsidRPr="00405982" w:rsidRDefault="008F0AA9" w:rsidP="008F0AA9">
      <w:pPr>
        <w:shd w:val="clear" w:color="auto" w:fill="FDFDFD"/>
        <w:rPr>
          <w:rStyle w:val="rynqvb"/>
          <w:rFonts w:ascii="MS Mincho" w:eastAsia="MS Mincho" w:hAnsi="MS Mincho" w:cs="MS Mincho"/>
          <w:color w:val="B4C6E7" w:themeColor="accent1" w:themeTint="66"/>
        </w:rPr>
      </w:pPr>
      <w:r w:rsidRPr="00405982">
        <w:rPr>
          <w:color w:val="B4C6E7" w:themeColor="accent1" w:themeTint="66"/>
        </w:rPr>
        <w:t xml:space="preserve">1 - </w:t>
      </w:r>
      <w:r w:rsidR="00D16F61" w:rsidRPr="00405982">
        <w:rPr>
          <w:rFonts w:hint="eastAsia"/>
          <w:color w:val="B4C6E7" w:themeColor="accent1" w:themeTint="66"/>
        </w:rPr>
        <w:t xml:space="preserve">Call back </w:t>
      </w:r>
      <w:r w:rsidR="008C3232" w:rsidRPr="00405982">
        <w:rPr>
          <w:rFonts w:hint="eastAsia"/>
          <w:color w:val="B4C6E7" w:themeColor="accent1" w:themeTint="66"/>
        </w:rPr>
        <w:t>H</w:t>
      </w:r>
      <w:r w:rsidR="008C3232" w:rsidRPr="00405982">
        <w:rPr>
          <w:color w:val="B4C6E7" w:themeColor="accent1" w:themeTint="66"/>
        </w:rPr>
        <w:t>i</w:t>
      </w:r>
      <w:r w:rsidR="008C3232" w:rsidRPr="00405982">
        <w:rPr>
          <w:rFonts w:hint="eastAsia"/>
          <w:color w:val="B4C6E7" w:themeColor="accent1" w:themeTint="66"/>
        </w:rPr>
        <w:t>rano Hina</w:t>
      </w:r>
      <w:r w:rsidR="008C3232" w:rsidRPr="00405982">
        <w:rPr>
          <w:color w:val="B4C6E7" w:themeColor="accent1" w:themeTint="66"/>
        </w:rPr>
        <w:br/>
      </w:r>
      <w:r w:rsidR="008C3232" w:rsidRPr="00405982">
        <w:rPr>
          <w:rFonts w:hint="eastAsia"/>
          <w:color w:val="B4C6E7" w:themeColor="accent1" w:themeTint="66"/>
        </w:rPr>
        <w:t>070 8938 6565</w:t>
      </w:r>
      <w:r w:rsidR="0065598C" w:rsidRPr="00405982">
        <w:rPr>
          <w:color w:val="B4C6E7" w:themeColor="accent1" w:themeTint="66"/>
        </w:rPr>
        <w:br/>
      </w:r>
      <w:r w:rsidR="00C74263" w:rsidRPr="00405982">
        <w:rPr>
          <w:color w:val="B4C6E7" w:themeColor="accent1" w:themeTint="66"/>
        </w:rPr>
        <w:br/>
      </w:r>
      <w:r w:rsidR="00C74263" w:rsidRPr="00405982">
        <w:rPr>
          <w:rFonts w:hint="eastAsia"/>
          <w:color w:val="B4C6E7" w:themeColor="accent1" w:themeTint="66"/>
        </w:rPr>
        <w:t>T</w:t>
      </w:r>
      <w:r w:rsidR="00C74263" w:rsidRPr="00405982">
        <w:rPr>
          <w:color w:val="B4C6E7" w:themeColor="accent1" w:themeTint="66"/>
        </w:rPr>
        <w:t>h</w:t>
      </w:r>
      <w:r w:rsidR="00C74263" w:rsidRPr="00405982">
        <w:rPr>
          <w:rFonts w:hint="eastAsia"/>
          <w:color w:val="B4C6E7" w:themeColor="accent1" w:themeTint="66"/>
        </w:rPr>
        <w:t>e first lesson, the taiken, she took the class at 17</w:t>
      </w:r>
      <w:r w:rsidR="00A73BF5" w:rsidRPr="00405982">
        <w:rPr>
          <w:rFonts w:hint="eastAsia"/>
          <w:color w:val="B4C6E7" w:themeColor="accent1" w:themeTint="66"/>
        </w:rPr>
        <w:t xml:space="preserve"> on </w:t>
      </w:r>
      <w:r w:rsidR="00A73BF5" w:rsidRPr="00405982">
        <w:rPr>
          <w:color w:val="B4C6E7" w:themeColor="accent1" w:themeTint="66"/>
        </w:rPr>
        <w:t>W</w:t>
      </w:r>
      <w:r w:rsidR="00A73BF5" w:rsidRPr="00405982">
        <w:rPr>
          <w:rFonts w:hint="eastAsia"/>
          <w:color w:val="B4C6E7" w:themeColor="accent1" w:themeTint="66"/>
        </w:rPr>
        <w:t>ednesday. B</w:t>
      </w:r>
      <w:r w:rsidR="00A73BF5" w:rsidRPr="00405982">
        <w:rPr>
          <w:color w:val="B4C6E7" w:themeColor="accent1" w:themeTint="66"/>
        </w:rPr>
        <w:t>u</w:t>
      </w:r>
      <w:r w:rsidR="00A73BF5" w:rsidRPr="00405982">
        <w:rPr>
          <w:rFonts w:hint="eastAsia"/>
          <w:color w:val="B4C6E7" w:themeColor="accent1" w:themeTint="66"/>
        </w:rPr>
        <w:t>t they thought it might be difficult.</w:t>
      </w:r>
      <w:r w:rsidR="00A73BF5" w:rsidRPr="00405982">
        <w:rPr>
          <w:color w:val="B4C6E7" w:themeColor="accent1" w:themeTint="66"/>
        </w:rPr>
        <w:br/>
      </w:r>
      <w:r w:rsidR="00A73BF5" w:rsidRPr="00405982">
        <w:rPr>
          <w:rFonts w:hint="eastAsia"/>
          <w:color w:val="B4C6E7" w:themeColor="accent1" w:themeTint="66"/>
        </w:rPr>
        <w:t>So the time of Tuesday at 18</w:t>
      </w:r>
      <w:r w:rsidR="00E96059" w:rsidRPr="00405982">
        <w:rPr>
          <w:color w:val="B4C6E7" w:themeColor="accent1" w:themeTint="66"/>
        </w:rPr>
        <w:t>:30 with me</w:t>
      </w:r>
      <w:r w:rsidR="00455797" w:rsidRPr="00405982">
        <w:rPr>
          <w:color w:val="B4C6E7" w:themeColor="accent1" w:themeTint="66"/>
        </w:rPr>
        <w:t xml:space="preserve">. But actually, she came for a class again this Wednesday, And the class went very well and miguel said the atmosphere was great. And even that the everybody’s mood is better when she is here. So call the daddy and tell them that </w:t>
      </w:r>
      <w:r w:rsidR="00CF2D15" w:rsidRPr="00405982">
        <w:rPr>
          <w:color w:val="B4C6E7" w:themeColor="accent1" w:themeTint="66"/>
        </w:rPr>
        <w:t>Hina should take this class,</w:t>
      </w:r>
      <w:r w:rsidR="00CF2D15" w:rsidRPr="00405982">
        <w:rPr>
          <w:color w:val="B4C6E7" w:themeColor="accent1" w:themeTint="66"/>
        </w:rPr>
        <w:br/>
        <w:t>We recommend it strongly.</w:t>
      </w:r>
      <w:r w:rsidRPr="00405982">
        <w:rPr>
          <w:color w:val="B4C6E7" w:themeColor="accent1" w:themeTint="66"/>
        </w:rPr>
        <w:br/>
      </w:r>
      <w:r w:rsidR="00603F95" w:rsidRPr="00405982">
        <w:rPr>
          <w:rStyle w:val="rynqvb"/>
          <w:rFonts w:hint="eastAsia"/>
          <w:color w:val="B4C6E7" w:themeColor="accent1" w:themeTint="66"/>
        </w:rPr>
        <w:t>最初のレッスン、体験は、水曜日の</w:t>
      </w:r>
      <w:r w:rsidR="00603F95" w:rsidRPr="00405982">
        <w:rPr>
          <w:rStyle w:val="rynqvb"/>
          <w:rFonts w:hint="eastAsia"/>
          <w:color w:val="B4C6E7" w:themeColor="accent1" w:themeTint="66"/>
        </w:rPr>
        <w:t>17</w:t>
      </w:r>
      <w:r w:rsidR="00603F95" w:rsidRPr="00405982">
        <w:rPr>
          <w:rStyle w:val="rynqvb"/>
          <w:rFonts w:hint="eastAsia"/>
          <w:color w:val="B4C6E7" w:themeColor="accent1" w:themeTint="66"/>
        </w:rPr>
        <w:t>時に受けました。でも難しいかもしれないと思われました。</w:t>
      </w:r>
      <w:r w:rsidR="00603F95" w:rsidRPr="00405982">
        <w:rPr>
          <w:rStyle w:val="rynqvb"/>
          <w:rFonts w:hint="eastAsia"/>
          <w:color w:val="B4C6E7" w:themeColor="accent1" w:themeTint="66"/>
        </w:rPr>
        <w:t xml:space="preserve"> </w:t>
      </w:r>
      <w:r w:rsidR="00603F95" w:rsidRPr="00405982">
        <w:rPr>
          <w:rStyle w:val="rynqvb"/>
          <w:rFonts w:hint="eastAsia"/>
          <w:color w:val="B4C6E7" w:themeColor="accent1" w:themeTint="66"/>
        </w:rPr>
        <w:t>それで私と一緒に火曜日の</w:t>
      </w:r>
      <w:r w:rsidR="00603F95" w:rsidRPr="00405982">
        <w:rPr>
          <w:rStyle w:val="rynqvb"/>
          <w:rFonts w:hint="eastAsia"/>
          <w:color w:val="B4C6E7" w:themeColor="accent1" w:themeTint="66"/>
        </w:rPr>
        <w:t>18:30</w:t>
      </w:r>
      <w:r w:rsidR="00603F95" w:rsidRPr="00405982">
        <w:rPr>
          <w:rStyle w:val="rynqvb"/>
          <w:rFonts w:hint="eastAsia"/>
          <w:color w:val="B4C6E7" w:themeColor="accent1" w:themeTint="66"/>
        </w:rPr>
        <w:t>に受けました。でも実は、彼女は今週の水曜日にまたクラスを受けに来ました。クラスはとてもうまくいって、ミゲルは雰囲気が良かったと言っていました。それに彼女がいるとみんなの気分も良くなるそうです。だからパパに電話して、ヒナはこのクラスを受けるべきだと伝えてください。</w:t>
      </w:r>
      <w:r w:rsidR="00603F95" w:rsidRPr="00405982">
        <w:rPr>
          <w:rStyle w:val="rynqvb"/>
          <w:rFonts w:hint="eastAsia"/>
          <w:color w:val="B4C6E7" w:themeColor="accent1" w:themeTint="66"/>
        </w:rPr>
        <w:t xml:space="preserve"> </w:t>
      </w:r>
      <w:r w:rsidR="00603F95" w:rsidRPr="00405982">
        <w:rPr>
          <w:rStyle w:val="rynqvb"/>
          <w:rFonts w:hint="eastAsia"/>
          <w:color w:val="B4C6E7" w:themeColor="accent1" w:themeTint="66"/>
        </w:rPr>
        <w:t>私たちはそれを強く勧めます</w:t>
      </w:r>
      <w:r w:rsidR="00603F95" w:rsidRPr="00405982">
        <w:rPr>
          <w:rStyle w:val="rynqvb"/>
          <w:rFonts w:ascii="MS Mincho" w:eastAsia="MS Mincho" w:hAnsi="MS Mincho" w:cs="MS Mincho" w:hint="eastAsia"/>
          <w:color w:val="B4C6E7" w:themeColor="accent1" w:themeTint="66"/>
        </w:rPr>
        <w:t>。</w:t>
      </w:r>
    </w:p>
    <w:p w14:paraId="6789DC50" w14:textId="77777777" w:rsidR="00F5302F" w:rsidRDefault="00F5302F" w:rsidP="008F0AA9">
      <w:pPr>
        <w:shd w:val="clear" w:color="auto" w:fill="FDFDFD"/>
        <w:rPr>
          <w:rStyle w:val="rynqvb"/>
          <w:rFonts w:ascii="MS Mincho" w:eastAsia="MS Mincho" w:hAnsi="MS Mincho" w:cs="MS Mincho"/>
        </w:rPr>
      </w:pPr>
    </w:p>
    <w:p w14:paraId="109893EC" w14:textId="13C363FE" w:rsidR="00A2239A" w:rsidRPr="00A2239A" w:rsidRDefault="00F5302F" w:rsidP="00A2239A">
      <w:pPr>
        <w:pStyle w:val="HTMLPreformatted"/>
        <w:rPr>
          <w:rStyle w:val="rynqvb"/>
          <w:rFonts w:ascii="MS Mincho" w:eastAsia="MS Mincho" w:hAnsi="MS Mincho" w:cs="MS Mincho"/>
          <w:b/>
          <w:bCs/>
        </w:rPr>
      </w:pPr>
      <w:r w:rsidRPr="00A2239A">
        <w:rPr>
          <w:rStyle w:val="rynqvb"/>
          <w:rFonts w:ascii="MS Mincho" w:eastAsia="MS Mincho" w:hAnsi="MS Mincho" w:cs="MS Mincho" w:hint="eastAsia"/>
          <w:b/>
          <w:bCs/>
        </w:rPr>
        <w:t xml:space="preserve">19：03TEL→　</w:t>
      </w:r>
      <w:r w:rsidR="00A2239A" w:rsidRPr="00A2239A">
        <w:rPr>
          <w:rStyle w:val="rynqvb"/>
          <w:rFonts w:ascii="MS Mincho" w:eastAsia="MS Mincho" w:hAnsi="MS Mincho" w:cs="MS Mincho"/>
          <w:b/>
          <w:bCs/>
        </w:rPr>
        <w:t>answering machine</w:t>
      </w:r>
      <w:r w:rsidR="006E5211">
        <w:rPr>
          <w:rStyle w:val="rynqvb"/>
          <w:rFonts w:ascii="MS Mincho" w:eastAsia="MS Mincho" w:hAnsi="MS Mincho" w:cs="MS Mincho" w:hint="eastAsia"/>
          <w:b/>
          <w:bCs/>
        </w:rPr>
        <w:t xml:space="preserve"> </w:t>
      </w:r>
    </w:p>
    <w:p w14:paraId="5EAD8F85" w14:textId="486F6F5E" w:rsidR="00F5302F" w:rsidRDefault="00F5302F" w:rsidP="008F0AA9">
      <w:pPr>
        <w:shd w:val="clear" w:color="auto" w:fill="FDFDFD"/>
        <w:rPr>
          <w:rFonts w:ascii="Meiryo" w:eastAsia="Meiryo" w:hAnsi="Meiryo" w:cs="Times New Roman"/>
          <w:kern w:val="0"/>
          <w:sz w:val="21"/>
          <w:szCs w:val="21"/>
          <w:lang w:val="en"/>
          <w14:ligatures w14:val="none"/>
        </w:rPr>
      </w:pPr>
    </w:p>
    <w:p w14:paraId="5324EAFE" w14:textId="77777777" w:rsidR="008F0AA9" w:rsidRDefault="008F0AA9" w:rsidP="008F0AA9">
      <w:pPr>
        <w:shd w:val="clear" w:color="auto" w:fill="FDFDFD"/>
        <w:rPr>
          <w:rFonts w:ascii="Meiryo" w:eastAsia="Meiryo" w:hAnsi="Meiryo" w:cs="Times New Roman"/>
          <w:kern w:val="0"/>
          <w:sz w:val="21"/>
          <w:szCs w:val="21"/>
          <w:lang w:val="en"/>
          <w14:ligatures w14:val="none"/>
        </w:rPr>
      </w:pPr>
    </w:p>
    <w:p w14:paraId="2D601F4C" w14:textId="7D6B1CD9" w:rsidR="00E37EDB" w:rsidRDefault="00FB5A4B" w:rsidP="00A62F60">
      <w:pPr>
        <w:shd w:val="clear" w:color="auto" w:fill="FDFDFD"/>
        <w:rPr>
          <w:rStyle w:val="rynqvb"/>
          <w:rFonts w:ascii="MS Mincho" w:eastAsia="MS Mincho" w:hAnsi="MS Mincho" w:cs="MS Mincho"/>
        </w:rPr>
      </w:pPr>
      <w:r>
        <w:rPr>
          <w:rStyle w:val="rynqvb"/>
          <w:rFonts w:hint="eastAsia"/>
        </w:rPr>
        <w:t>グループレッスンを希望しています。</w:t>
      </w:r>
      <w:r>
        <w:rPr>
          <w:rStyle w:val="rynqvb"/>
          <w:rFonts w:hint="eastAsia"/>
        </w:rPr>
        <w:t xml:space="preserve"> </w:t>
      </w:r>
      <w:r>
        <w:rPr>
          <w:rStyle w:val="rynqvb"/>
          <w:rFonts w:hint="eastAsia"/>
        </w:rPr>
        <w:t>それで、月曜日にグループレッスンを作るつもりです。</w:t>
      </w:r>
      <w:r>
        <w:rPr>
          <w:rStyle w:val="rynqvb"/>
          <w:rFonts w:hint="eastAsia"/>
        </w:rPr>
        <w:t xml:space="preserve"> </w:t>
      </w:r>
      <w:r>
        <w:rPr>
          <w:rStyle w:val="rynqvb"/>
          <w:rFonts w:hint="eastAsia"/>
        </w:rPr>
        <w:t>ここでは言わないでください。彼女は詳細を知る必要はありません。ただ、彼女が始められる時間を調整し、リコと最初の料金について彼女に伝えてください。プライベートレッスン</w:t>
      </w:r>
      <w:r>
        <w:rPr>
          <w:rStyle w:val="rynqvb"/>
          <w:rFonts w:hint="eastAsia"/>
        </w:rPr>
        <w:t>2</w:t>
      </w:r>
      <w:r>
        <w:rPr>
          <w:rStyle w:val="rynqvb"/>
          <w:rFonts w:hint="eastAsia"/>
        </w:rPr>
        <w:t>回とグループレッスン</w:t>
      </w:r>
      <w:r>
        <w:rPr>
          <w:rStyle w:val="rynqvb"/>
          <w:rFonts w:hint="eastAsia"/>
        </w:rPr>
        <w:t>2</w:t>
      </w:r>
      <w:r>
        <w:rPr>
          <w:rStyle w:val="rynqvb"/>
          <w:rFonts w:hint="eastAsia"/>
        </w:rPr>
        <w:t>回を受講すると</w:t>
      </w:r>
      <w:r>
        <w:rPr>
          <w:rStyle w:val="rynqvb"/>
          <w:rFonts w:hint="eastAsia"/>
        </w:rPr>
        <w:t>13200</w:t>
      </w:r>
      <w:r>
        <w:rPr>
          <w:rStyle w:val="rynqvb"/>
          <w:rFonts w:hint="eastAsia"/>
        </w:rPr>
        <w:t>円になります。グループレッスン</w:t>
      </w:r>
      <w:r>
        <w:rPr>
          <w:rStyle w:val="rynqvb"/>
          <w:rFonts w:hint="eastAsia"/>
        </w:rPr>
        <w:t>4</w:t>
      </w:r>
      <w:r>
        <w:rPr>
          <w:rStyle w:val="rynqvb"/>
          <w:rFonts w:hint="eastAsia"/>
        </w:rPr>
        <w:t>回を受講すると</w:t>
      </w:r>
      <w:r>
        <w:rPr>
          <w:rStyle w:val="rynqvb"/>
          <w:rFonts w:hint="eastAsia"/>
        </w:rPr>
        <w:t>8800</w:t>
      </w:r>
      <w:r>
        <w:rPr>
          <w:rStyle w:val="rynqvb"/>
          <w:rFonts w:hint="eastAsia"/>
        </w:rPr>
        <w:t>円、グループレッスン</w:t>
      </w:r>
      <w:r>
        <w:rPr>
          <w:rStyle w:val="rynqvb"/>
          <w:rFonts w:hint="eastAsia"/>
        </w:rPr>
        <w:t>4</w:t>
      </w:r>
      <w:r>
        <w:rPr>
          <w:rStyle w:val="rynqvb"/>
          <w:rFonts w:hint="eastAsia"/>
        </w:rPr>
        <w:t>回とプライベートレッスン</w:t>
      </w:r>
      <w:r>
        <w:rPr>
          <w:rStyle w:val="rynqvb"/>
          <w:rFonts w:hint="eastAsia"/>
        </w:rPr>
        <w:t>2</w:t>
      </w:r>
      <w:r>
        <w:rPr>
          <w:rStyle w:val="rynqvb"/>
          <w:rFonts w:hint="eastAsia"/>
        </w:rPr>
        <w:t>回を受講すると</w:t>
      </w:r>
      <w:r>
        <w:rPr>
          <w:rStyle w:val="rynqvb"/>
          <w:rFonts w:hint="eastAsia"/>
        </w:rPr>
        <w:t>18000</w:t>
      </w:r>
      <w:r>
        <w:rPr>
          <w:rStyle w:val="rynqvb"/>
          <w:rFonts w:hint="eastAsia"/>
        </w:rPr>
        <w:t>円になります。月額</w:t>
      </w:r>
      <w:r>
        <w:rPr>
          <w:rStyle w:val="rynqvb"/>
          <w:rFonts w:hint="eastAsia"/>
        </w:rPr>
        <w:t>700</w:t>
      </w:r>
      <w:r>
        <w:rPr>
          <w:rStyle w:val="rynqvb"/>
          <w:rFonts w:hint="eastAsia"/>
        </w:rPr>
        <w:t>円の割引があります</w:t>
      </w:r>
      <w:r>
        <w:rPr>
          <w:rStyle w:val="rynqvb"/>
          <w:rFonts w:ascii="MS Mincho" w:eastAsia="MS Mincho" w:hAnsi="MS Mincho" w:cs="MS Mincho" w:hint="eastAsia"/>
        </w:rPr>
        <w:t>。</w:t>
      </w:r>
    </w:p>
    <w:p w14:paraId="06782158" w14:textId="1D21993D" w:rsidR="00FA02BD" w:rsidRDefault="00A2239A" w:rsidP="00A62F60">
      <w:pPr>
        <w:shd w:val="clear" w:color="auto" w:fill="FDFDFD"/>
        <w:rPr>
          <w:rStyle w:val="rynqvb"/>
          <w:rFonts w:ascii="MS Mincho" w:eastAsia="MS Mincho" w:hAnsi="MS Mincho" w:cs="MS Mincho"/>
          <w:b/>
          <w:bCs/>
        </w:rPr>
      </w:pPr>
      <w:r w:rsidRPr="00D234BA">
        <w:rPr>
          <w:rStyle w:val="rynqvb"/>
          <w:rFonts w:ascii="MS Mincho" w:eastAsia="MS Mincho" w:hAnsi="MS Mincho" w:cs="MS Mincho" w:hint="eastAsia"/>
          <w:b/>
          <w:bCs/>
        </w:rPr>
        <w:t>19：05TEL→</w:t>
      </w:r>
      <w:r w:rsidR="00F66B30" w:rsidRPr="00D234BA">
        <w:rPr>
          <w:rStyle w:val="rynqvb"/>
          <w:rFonts w:ascii="MS Mincho" w:eastAsia="MS Mincho" w:hAnsi="MS Mincho" w:cs="MS Mincho" w:hint="eastAsia"/>
          <w:b/>
          <w:bCs/>
        </w:rPr>
        <w:t xml:space="preserve"> no response</w:t>
      </w:r>
    </w:p>
    <w:p w14:paraId="45A187C1" w14:textId="28C81FC4" w:rsidR="000E2D9F" w:rsidRPr="00D234BA" w:rsidRDefault="000E2D9F" w:rsidP="00A62F60">
      <w:pPr>
        <w:shd w:val="clear" w:color="auto" w:fill="FDFDFD"/>
        <w:rPr>
          <w:rStyle w:val="rynqvb"/>
          <w:rFonts w:ascii="MS Mincho" w:eastAsia="MS Mincho" w:hAnsi="MS Mincho" w:cs="MS Mincho"/>
          <w:b/>
          <w:bCs/>
        </w:rPr>
      </w:pPr>
      <w:r>
        <w:rPr>
          <w:rStyle w:val="rynqvb"/>
          <w:rFonts w:ascii="MS Mincho" w:eastAsia="MS Mincho" w:hAnsi="MS Mincho" w:cs="MS Mincho" w:hint="eastAsia"/>
          <w:b/>
          <w:bCs/>
        </w:rPr>
        <w:t>20：49</w:t>
      </w:r>
      <w:r w:rsidR="00AC2028" w:rsidRPr="00D234BA">
        <w:rPr>
          <w:rStyle w:val="rynqvb"/>
          <w:rFonts w:ascii="MS Mincho" w:eastAsia="MS Mincho" w:hAnsi="MS Mincho" w:cs="MS Mincho" w:hint="eastAsia"/>
          <w:b/>
          <w:bCs/>
        </w:rPr>
        <w:t>TEL→ no response</w:t>
      </w:r>
    </w:p>
    <w:p w14:paraId="2FB81DA5" w14:textId="0E3AF10C" w:rsidR="00FA02BD" w:rsidRDefault="001C4B9A" w:rsidP="00A62F60">
      <w:pPr>
        <w:shd w:val="clear" w:color="auto" w:fill="FDFDFD"/>
        <w:rPr>
          <w:rStyle w:val="rynqvb"/>
          <w:rFonts w:ascii="MS Mincho" w:eastAsia="MS Mincho" w:hAnsi="MS Mincho" w:cs="MS Mincho"/>
        </w:rPr>
      </w:pPr>
      <w:r>
        <w:rPr>
          <w:rStyle w:val="rynqvb"/>
          <w:rFonts w:ascii="MS Mincho" w:eastAsia="MS Mincho" w:hAnsi="MS Mincho" w:cs="MS Mincho"/>
        </w:rPr>
        <w:t xml:space="preserve">3 </w:t>
      </w:r>
    </w:p>
    <w:p w14:paraId="1D43A4BB" w14:textId="77777777" w:rsidR="008C4E5B" w:rsidRDefault="00051D24" w:rsidP="008C4E5B">
      <w:pPr>
        <w:pStyle w:val="PlainText"/>
      </w:pPr>
      <w:r>
        <w:rPr>
          <w:rFonts w:ascii="Meiryo" w:eastAsia="Meiryo" w:hAnsi="Meiryo" w:cs="Times New Roman"/>
          <w:kern w:val="0"/>
          <w:sz w:val="21"/>
          <w:lang w:val="en"/>
          <w14:ligatures w14:val="none"/>
        </w:rPr>
        <w:t xml:space="preserve">Check with Nao if she has called </w:t>
      </w:r>
      <w:r w:rsidR="008C4E5B" w:rsidRPr="008C4E5B">
        <w:rPr>
          <w:rFonts w:ascii="Meiryo" w:eastAsia="Meiryo" w:hAnsi="Meiryo" w:cs="Times New Roman" w:hint="eastAsia"/>
          <w:kern w:val="0"/>
          <w:sz w:val="21"/>
          <w:lang w:val="en"/>
          <w14:ligatures w14:val="none"/>
        </w:rPr>
        <w:t>野口知恵</w:t>
      </w:r>
      <w:r w:rsidR="008C4E5B">
        <w:rPr>
          <w:rFonts w:ascii="Meiryo" w:eastAsia="Meiryo" w:hAnsi="Meiryo" w:cs="Times New Roman"/>
          <w:kern w:val="0"/>
          <w:sz w:val="21"/>
          <w:lang w:val="en"/>
          <w14:ligatures w14:val="none"/>
        </w:rPr>
        <w:t xml:space="preserve"> </w:t>
      </w:r>
      <w:r w:rsidR="008C4E5B">
        <w:t>09011669110</w:t>
      </w:r>
    </w:p>
    <w:p w14:paraId="06402CC8" w14:textId="77777777" w:rsidR="00FA02BD" w:rsidRPr="00FA02BD" w:rsidRDefault="009238D6" w:rsidP="00FA02BD">
      <w:pPr>
        <w:rPr>
          <w:rFonts w:ascii="Times New Roman" w:eastAsia="Times New Roman" w:hAnsi="Times New Roman" w:cs="Times New Roman"/>
          <w:kern w:val="0"/>
          <w:sz w:val="24"/>
          <w:szCs w:val="24"/>
          <w14:ligatures w14:val="none"/>
        </w:rPr>
      </w:pPr>
      <w:r>
        <w:rPr>
          <w:rFonts w:ascii="Meiryo" w:eastAsia="Meiryo" w:hAnsi="Meiryo" w:cs="Times New Roman"/>
          <w:kern w:val="0"/>
          <w:sz w:val="21"/>
          <w:szCs w:val="21"/>
          <w14:ligatures w14:val="none"/>
        </w:rPr>
        <w:lastRenderedPageBreak/>
        <w:t>If not</w:t>
      </w:r>
      <w:r w:rsidR="005114A3">
        <w:rPr>
          <w:rFonts w:ascii="Meiryo" w:eastAsia="Meiryo" w:hAnsi="Meiryo" w:cs="Times New Roman"/>
          <w:kern w:val="0"/>
          <w:sz w:val="21"/>
          <w:szCs w:val="21"/>
          <w14:ligatures w14:val="none"/>
        </w:rPr>
        <w:t>,</w:t>
      </w:r>
      <w:r>
        <w:rPr>
          <w:rFonts w:ascii="Meiryo" w:eastAsia="Meiryo" w:hAnsi="Meiryo" w:cs="Times New Roman"/>
          <w:kern w:val="0"/>
          <w:sz w:val="21"/>
          <w:szCs w:val="21"/>
          <w14:ligatures w14:val="none"/>
        </w:rPr>
        <w:t xml:space="preserve"> call.</w:t>
      </w:r>
      <w:r w:rsidR="00A11E53">
        <w:rPr>
          <w:rFonts w:ascii="Meiryo" w:eastAsia="Meiryo" w:hAnsi="Meiryo" w:cs="Times New Roman"/>
          <w:kern w:val="0"/>
          <w:sz w:val="21"/>
          <w:szCs w:val="21"/>
          <w14:ligatures w14:val="none"/>
        </w:rPr>
        <w:t xml:space="preserve"> (If Nao is in a lesson, call at once)</w:t>
      </w:r>
      <w:r>
        <w:rPr>
          <w:rFonts w:ascii="Meiryo" w:eastAsia="Meiryo" w:hAnsi="Meiryo" w:cs="Times New Roman"/>
          <w:kern w:val="0"/>
          <w:sz w:val="21"/>
          <w:szCs w:val="21"/>
          <w14:ligatures w14:val="none"/>
        </w:rPr>
        <w:br/>
        <w:t>First thank her for the reservation</w:t>
      </w:r>
      <w:r>
        <w:rPr>
          <w:rFonts w:ascii="Meiryo" w:eastAsia="Meiryo" w:hAnsi="Meiryo" w:cs="Times New Roman"/>
          <w:kern w:val="0"/>
          <w:sz w:val="21"/>
          <w:szCs w:val="21"/>
          <w14:ligatures w14:val="none"/>
        </w:rPr>
        <w:br/>
        <w:t xml:space="preserve">Tell her that the taiken will be with </w:t>
      </w:r>
      <w:r w:rsidR="00EC6D94">
        <w:rPr>
          <w:rFonts w:ascii="Meiryo" w:eastAsia="Meiryo" w:hAnsi="Meiryo" w:cs="Times New Roman"/>
          <w:kern w:val="0"/>
          <w:sz w:val="21"/>
          <w:szCs w:val="21"/>
          <w14:ligatures w14:val="none"/>
        </w:rPr>
        <w:t>me (a foreigner) on Saturday at 12:00</w:t>
      </w:r>
      <w:r w:rsidR="00EC6D94">
        <w:rPr>
          <w:rFonts w:ascii="Meiryo" w:eastAsia="Meiryo" w:hAnsi="Meiryo" w:cs="Times New Roman"/>
          <w:kern w:val="0"/>
          <w:sz w:val="21"/>
          <w:szCs w:val="21"/>
          <w14:ligatures w14:val="none"/>
        </w:rPr>
        <w:br/>
        <w:t>And that if she wants she can have a trial lesson with a Japanese teacher as well</w:t>
      </w:r>
      <w:r w:rsidR="005114A3">
        <w:rPr>
          <w:rFonts w:ascii="Meiryo" w:eastAsia="Meiryo" w:hAnsi="Meiryo" w:cs="Times New Roman"/>
          <w:kern w:val="0"/>
          <w:sz w:val="21"/>
          <w:szCs w:val="21"/>
          <w14:ligatures w14:val="none"/>
        </w:rPr>
        <w:t>.</w:t>
      </w:r>
      <w:r w:rsidR="005114A3">
        <w:rPr>
          <w:rFonts w:ascii="Meiryo" w:eastAsia="Meiryo" w:hAnsi="Meiryo" w:cs="Times New Roman"/>
          <w:kern w:val="0"/>
          <w:sz w:val="21"/>
          <w:szCs w:val="21"/>
          <w14:ligatures w14:val="none"/>
        </w:rPr>
        <w:br/>
      </w:r>
      <w:r w:rsidR="00FA02BD" w:rsidRPr="00FA02BD">
        <w:rPr>
          <w:rFonts w:ascii="Times New Roman" w:eastAsia="Times New Roman" w:hAnsi="Times New Roman" w:cs="Times New Roman"/>
          <w:kern w:val="0"/>
          <w:sz w:val="24"/>
          <w:szCs w:val="24"/>
          <w14:ligatures w14:val="none"/>
        </w:rPr>
        <w:t>301 / 5,000</w:t>
      </w:r>
    </w:p>
    <w:p w14:paraId="6702B77D" w14:textId="1D297C77" w:rsidR="00FA02BD" w:rsidRPr="00FA02BD" w:rsidRDefault="00FA02BD" w:rsidP="00FA02BD">
      <w:pPr>
        <w:spacing w:after="0" w:line="240" w:lineRule="auto"/>
        <w:rPr>
          <w:rFonts w:ascii="Times New Roman" w:eastAsia="Times New Roman" w:hAnsi="Times New Roman" w:cs="Times New Roman"/>
          <w:kern w:val="0"/>
          <w:sz w:val="24"/>
          <w:szCs w:val="24"/>
          <w14:ligatures w14:val="none"/>
        </w:rPr>
      </w:pPr>
      <w:r w:rsidRPr="00FA02BD">
        <w:rPr>
          <w:rFonts w:ascii="MS Mincho" w:eastAsia="MS Mincho" w:hAnsi="MS Mincho" w:cs="MS Mincho" w:hint="eastAsia"/>
          <w:kern w:val="0"/>
          <w:sz w:val="24"/>
          <w:szCs w:val="24"/>
          <w14:ligatures w14:val="none"/>
        </w:rPr>
        <w:t>ナオさんが野口知恵</w:t>
      </w:r>
      <w:r w:rsidRPr="00FA02BD">
        <w:rPr>
          <w:rFonts w:ascii="Times New Roman" w:eastAsia="Times New Roman" w:hAnsi="Times New Roman" w:cs="Times New Roman" w:hint="eastAsia"/>
          <w:kern w:val="0"/>
          <w:sz w:val="24"/>
          <w:szCs w:val="24"/>
          <w14:ligatures w14:val="none"/>
        </w:rPr>
        <w:t xml:space="preserve"> 09011669110 </w:t>
      </w:r>
      <w:r w:rsidRPr="00FA02BD">
        <w:rPr>
          <w:rFonts w:ascii="MS Mincho" w:eastAsia="MS Mincho" w:hAnsi="MS Mincho" w:cs="MS Mincho" w:hint="eastAsia"/>
          <w:kern w:val="0"/>
          <w:sz w:val="24"/>
          <w:szCs w:val="24"/>
          <w14:ligatures w14:val="none"/>
        </w:rPr>
        <w:t>に電話したかどうか確認してください。</w:t>
      </w:r>
      <w:r w:rsidRPr="00FA02BD">
        <w:rPr>
          <w:rFonts w:ascii="Times New Roman" w:eastAsia="Times New Roman" w:hAnsi="Times New Roman" w:cs="Times New Roman" w:hint="eastAsia"/>
          <w:kern w:val="0"/>
          <w:sz w:val="24"/>
          <w:szCs w:val="24"/>
          <w14:ligatures w14:val="none"/>
        </w:rPr>
        <w:t xml:space="preserve"> - </w:t>
      </w:r>
      <w:r w:rsidRPr="00FA02BD">
        <w:rPr>
          <w:rFonts w:ascii="MS Mincho" w:eastAsia="MS Mincho" w:hAnsi="MS Mincho" w:cs="MS Mincho" w:hint="eastAsia"/>
          <w:kern w:val="0"/>
          <w:sz w:val="24"/>
          <w:szCs w:val="24"/>
          <w14:ligatures w14:val="none"/>
        </w:rPr>
        <w:t>かかっていない場合は、電話してください。</w:t>
      </w:r>
      <w:r w:rsidRPr="00FA02BD">
        <w:rPr>
          <w:rFonts w:ascii="Times New Roman" w:eastAsia="Times New Roman" w:hAnsi="Times New Roman" w:cs="Times New Roman" w:hint="eastAsia"/>
          <w:kern w:val="0"/>
          <w:sz w:val="24"/>
          <w:szCs w:val="24"/>
          <w14:ligatures w14:val="none"/>
        </w:rPr>
        <w:t>(</w:t>
      </w:r>
      <w:r w:rsidRPr="00FA02BD">
        <w:rPr>
          <w:rFonts w:ascii="MS Mincho" w:eastAsia="MS Mincho" w:hAnsi="MS Mincho" w:cs="MS Mincho" w:hint="eastAsia"/>
          <w:kern w:val="0"/>
          <w:sz w:val="24"/>
          <w:szCs w:val="24"/>
          <w14:ligatures w14:val="none"/>
        </w:rPr>
        <w:t>ナオさんがレッスン中の場合は、すぐに電話してください</w:t>
      </w:r>
      <w:r w:rsidRPr="00FA02BD">
        <w:rPr>
          <w:rFonts w:ascii="Times New Roman" w:eastAsia="Times New Roman" w:hAnsi="Times New Roman" w:cs="Times New Roman" w:hint="eastAsia"/>
          <w:kern w:val="0"/>
          <w:sz w:val="24"/>
          <w:szCs w:val="24"/>
          <w14:ligatures w14:val="none"/>
        </w:rPr>
        <w:t xml:space="preserve">) </w:t>
      </w:r>
      <w:r w:rsidRPr="00FA02BD">
        <w:rPr>
          <w:rFonts w:ascii="MS Mincho" w:eastAsia="MS Mincho" w:hAnsi="MS Mincho" w:cs="MS Mincho" w:hint="eastAsia"/>
          <w:kern w:val="0"/>
          <w:sz w:val="24"/>
          <w:szCs w:val="24"/>
          <w14:ligatures w14:val="none"/>
        </w:rPr>
        <w:t>まず、予約のお礼を言います</w:t>
      </w:r>
      <w:r w:rsidRPr="00FA02BD">
        <w:rPr>
          <w:rFonts w:ascii="Times New Roman" w:eastAsia="Times New Roman" w:hAnsi="Times New Roman" w:cs="Times New Roman" w:hint="eastAsia"/>
          <w:kern w:val="0"/>
          <w:sz w:val="24"/>
          <w:szCs w:val="24"/>
          <w14:ligatures w14:val="none"/>
        </w:rPr>
        <w:t xml:space="preserve"> </w:t>
      </w:r>
      <w:r w:rsidRPr="00FA02BD">
        <w:rPr>
          <w:rFonts w:ascii="MS Mincho" w:eastAsia="MS Mincho" w:hAnsi="MS Mincho" w:cs="MS Mincho" w:hint="eastAsia"/>
          <w:kern w:val="0"/>
          <w:sz w:val="24"/>
          <w:szCs w:val="24"/>
          <w14:ligatures w14:val="none"/>
        </w:rPr>
        <w:t>土曜日の</w:t>
      </w:r>
      <w:r w:rsidRPr="00FA02BD">
        <w:rPr>
          <w:rFonts w:ascii="Times New Roman" w:eastAsia="Times New Roman" w:hAnsi="Times New Roman" w:cs="Times New Roman" w:hint="eastAsia"/>
          <w:kern w:val="0"/>
          <w:sz w:val="24"/>
          <w:szCs w:val="24"/>
          <w14:ligatures w14:val="none"/>
        </w:rPr>
        <w:t xml:space="preserve"> 12:00 </w:t>
      </w:r>
      <w:r w:rsidRPr="00FA02BD">
        <w:rPr>
          <w:rFonts w:ascii="MS Mincho" w:eastAsia="MS Mincho" w:hAnsi="MS Mincho" w:cs="MS Mincho" w:hint="eastAsia"/>
          <w:kern w:val="0"/>
          <w:sz w:val="24"/>
          <w:szCs w:val="24"/>
          <w14:ligatures w14:val="none"/>
        </w:rPr>
        <w:t>に私</w:t>
      </w:r>
      <w:r w:rsidRPr="00FA02BD">
        <w:rPr>
          <w:rFonts w:ascii="Times New Roman" w:eastAsia="Times New Roman" w:hAnsi="Times New Roman" w:cs="Times New Roman" w:hint="eastAsia"/>
          <w:kern w:val="0"/>
          <w:sz w:val="24"/>
          <w:szCs w:val="24"/>
          <w14:ligatures w14:val="none"/>
        </w:rPr>
        <w:t xml:space="preserve"> (</w:t>
      </w:r>
      <w:r w:rsidRPr="00FA02BD">
        <w:rPr>
          <w:rFonts w:ascii="MS Mincho" w:eastAsia="MS Mincho" w:hAnsi="MS Mincho" w:cs="MS Mincho" w:hint="eastAsia"/>
          <w:kern w:val="0"/>
          <w:sz w:val="24"/>
          <w:szCs w:val="24"/>
          <w14:ligatures w14:val="none"/>
        </w:rPr>
        <w:t>外国人</w:t>
      </w:r>
      <w:r w:rsidRPr="00FA02BD">
        <w:rPr>
          <w:rFonts w:ascii="Times New Roman" w:eastAsia="Times New Roman" w:hAnsi="Times New Roman" w:cs="Times New Roman" w:hint="eastAsia"/>
          <w:kern w:val="0"/>
          <w:sz w:val="24"/>
          <w:szCs w:val="24"/>
          <w14:ligatures w14:val="none"/>
        </w:rPr>
        <w:t xml:space="preserve">) </w:t>
      </w:r>
      <w:r w:rsidRPr="00FA02BD">
        <w:rPr>
          <w:rFonts w:ascii="MS Mincho" w:eastAsia="MS Mincho" w:hAnsi="MS Mincho" w:cs="MS Mincho" w:hint="eastAsia"/>
          <w:kern w:val="0"/>
          <w:sz w:val="24"/>
          <w:szCs w:val="24"/>
          <w14:ligatures w14:val="none"/>
        </w:rPr>
        <w:t>と体験レッスンを行うことを伝えます</w:t>
      </w:r>
      <w:r w:rsidRPr="00FA02BD">
        <w:rPr>
          <w:rFonts w:ascii="Times New Roman" w:eastAsia="Times New Roman" w:hAnsi="Times New Roman" w:cs="Times New Roman" w:hint="eastAsia"/>
          <w:kern w:val="0"/>
          <w:sz w:val="24"/>
          <w:szCs w:val="24"/>
          <w14:ligatures w14:val="none"/>
        </w:rPr>
        <w:t xml:space="preserve"> </w:t>
      </w:r>
      <w:r w:rsidRPr="00FA02BD">
        <w:rPr>
          <w:rFonts w:ascii="MS Mincho" w:eastAsia="MS Mincho" w:hAnsi="MS Mincho" w:cs="MS Mincho" w:hint="eastAsia"/>
          <w:kern w:val="0"/>
          <w:sz w:val="24"/>
          <w:szCs w:val="24"/>
          <w14:ligatures w14:val="none"/>
        </w:rPr>
        <w:t>また、希望があれば日本人の先生との体験レッスンも受けられると伝えます。</w:t>
      </w:r>
      <w:r w:rsidR="009C0A77">
        <w:rPr>
          <w:rFonts w:ascii="MS Mincho" w:eastAsia="MS Mincho" w:hAnsi="MS Mincho" w:cs="MS Mincho"/>
          <w:kern w:val="0"/>
          <w:sz w:val="24"/>
          <w:szCs w:val="24"/>
          <w14:ligatures w14:val="none"/>
        </w:rPr>
        <w:br/>
      </w:r>
      <w:r w:rsidR="004F44A0">
        <w:rPr>
          <w:rStyle w:val="rynqvb"/>
          <w:rFonts w:hint="eastAsia"/>
        </w:rPr>
        <w:t>また、彼女に自転車置き場の入り口から入るよう伝えてください。エレベーターは広場に面した入り口ではなく、そこにあります</w:t>
      </w:r>
      <w:r w:rsidR="004F44A0">
        <w:rPr>
          <w:rStyle w:val="rynqvb"/>
          <w:rFonts w:ascii="MS Mincho" w:eastAsia="MS Mincho" w:hAnsi="MS Mincho" w:cs="MS Mincho" w:hint="eastAsia"/>
        </w:rPr>
        <w:t>。</w:t>
      </w:r>
    </w:p>
    <w:p w14:paraId="774EB835" w14:textId="6E463782" w:rsidR="00051D24" w:rsidRDefault="00051D24" w:rsidP="00E8085B">
      <w:pPr>
        <w:shd w:val="clear" w:color="auto" w:fill="FDFDFD"/>
        <w:rPr>
          <w:rFonts w:ascii="Meiryo" w:eastAsia="Meiryo" w:hAnsi="Meiryo" w:cs="Times New Roman"/>
          <w:kern w:val="0"/>
          <w:sz w:val="21"/>
          <w:szCs w:val="21"/>
          <w:lang w:val="en"/>
          <w14:ligatures w14:val="none"/>
        </w:rPr>
      </w:pPr>
    </w:p>
    <w:p w14:paraId="46FF4710" w14:textId="12B01A74" w:rsidR="00D234BA" w:rsidRDefault="00B97F96" w:rsidP="00E8085B">
      <w:pPr>
        <w:shd w:val="clear" w:color="auto" w:fill="FDFDFD"/>
        <w:rPr>
          <w:rFonts w:ascii="Meiryo" w:eastAsia="Meiryo" w:hAnsi="Meiryo" w:cs="Times New Roman"/>
          <w:b/>
          <w:bCs/>
          <w:kern w:val="0"/>
          <w:sz w:val="21"/>
          <w:szCs w:val="21"/>
          <w:lang w:val="en"/>
          <w14:ligatures w14:val="none"/>
        </w:rPr>
      </w:pPr>
      <w:r>
        <w:rPr>
          <w:rFonts w:ascii="Meiryo" w:eastAsia="Meiryo" w:hAnsi="Meiryo" w:cs="Times New Roman" w:hint="eastAsia"/>
          <w:b/>
          <w:bCs/>
          <w:kern w:val="0"/>
          <w:sz w:val="21"/>
          <w:szCs w:val="21"/>
          <w:lang w:val="en"/>
          <w14:ligatures w14:val="none"/>
        </w:rPr>
        <w:t>体験日：</w:t>
      </w:r>
      <w:r w:rsidR="00D234BA">
        <w:rPr>
          <w:rFonts w:ascii="Meiryo" w:eastAsia="Meiryo" w:hAnsi="Meiryo" w:cs="Times New Roman" w:hint="eastAsia"/>
          <w:b/>
          <w:bCs/>
          <w:kern w:val="0"/>
          <w:sz w:val="21"/>
          <w:szCs w:val="21"/>
          <w:lang w:val="en"/>
          <w14:ligatures w14:val="none"/>
        </w:rPr>
        <w:t>6/2</w:t>
      </w:r>
      <w:r w:rsidR="00267A8E">
        <w:rPr>
          <w:rFonts w:ascii="Meiryo" w:eastAsia="Meiryo" w:hAnsi="Meiryo" w:cs="Times New Roman" w:hint="eastAsia"/>
          <w:b/>
          <w:bCs/>
          <w:kern w:val="0"/>
          <w:sz w:val="21"/>
          <w:szCs w:val="21"/>
          <w:lang w:val="en"/>
          <w14:ligatures w14:val="none"/>
        </w:rPr>
        <w:t>2</w:t>
      </w:r>
      <w:r w:rsidR="00D234BA">
        <w:rPr>
          <w:rFonts w:ascii="Meiryo" w:eastAsia="Meiryo" w:hAnsi="Meiryo" w:cs="Times New Roman" w:hint="eastAsia"/>
          <w:b/>
          <w:bCs/>
          <w:kern w:val="0"/>
          <w:sz w:val="21"/>
          <w:szCs w:val="21"/>
          <w:lang w:val="en"/>
          <w14:ligatures w14:val="none"/>
        </w:rPr>
        <w:t xml:space="preserve"> </w:t>
      </w:r>
      <w:r w:rsidR="00267A8E">
        <w:rPr>
          <w:rFonts w:ascii="Meiryo" w:eastAsia="Meiryo" w:hAnsi="Meiryo" w:cs="Times New Roman" w:hint="eastAsia"/>
          <w:b/>
          <w:bCs/>
          <w:kern w:val="0"/>
          <w:sz w:val="21"/>
          <w:szCs w:val="21"/>
          <w:lang w:val="en"/>
          <w14:ligatures w14:val="none"/>
        </w:rPr>
        <w:t>Sat</w:t>
      </w:r>
      <w:r w:rsidR="00D234BA">
        <w:rPr>
          <w:rFonts w:ascii="Meiryo" w:eastAsia="Meiryo" w:hAnsi="Meiryo" w:cs="Times New Roman" w:hint="eastAsia"/>
          <w:b/>
          <w:bCs/>
          <w:kern w:val="0"/>
          <w:sz w:val="21"/>
          <w:szCs w:val="21"/>
          <w:lang w:val="en"/>
          <w14:ligatures w14:val="none"/>
        </w:rPr>
        <w:t xml:space="preserve"> </w:t>
      </w:r>
      <w:r w:rsidR="00186263">
        <w:rPr>
          <w:rFonts w:ascii="Meiryo" w:eastAsia="Meiryo" w:hAnsi="Meiryo" w:cs="Times New Roman" w:hint="eastAsia"/>
          <w:b/>
          <w:bCs/>
          <w:kern w:val="0"/>
          <w:sz w:val="21"/>
          <w:szCs w:val="21"/>
          <w:lang w:val="en"/>
          <w14:ligatures w14:val="none"/>
        </w:rPr>
        <w:t>12</w:t>
      </w:r>
      <w:r w:rsidR="00D234BA">
        <w:rPr>
          <w:rFonts w:ascii="Meiryo" w:eastAsia="Meiryo" w:hAnsi="Meiryo" w:cs="Times New Roman" w:hint="eastAsia"/>
          <w:b/>
          <w:bCs/>
          <w:kern w:val="0"/>
          <w:sz w:val="21"/>
          <w:szCs w:val="21"/>
          <w:lang w:val="en"/>
          <w14:ligatures w14:val="none"/>
        </w:rPr>
        <w:t>:00～</w:t>
      </w:r>
      <w:r w:rsidR="00186263">
        <w:rPr>
          <w:rFonts w:ascii="Meiryo" w:eastAsia="Meiryo" w:hAnsi="Meiryo" w:cs="Times New Roman" w:hint="eastAsia"/>
          <w:b/>
          <w:bCs/>
          <w:kern w:val="0"/>
          <w:sz w:val="21"/>
          <w:szCs w:val="21"/>
          <w:lang w:val="en"/>
          <w14:ligatures w14:val="none"/>
        </w:rPr>
        <w:t>12</w:t>
      </w:r>
      <w:r w:rsidR="00D234BA">
        <w:rPr>
          <w:rFonts w:ascii="Meiryo" w:eastAsia="Meiryo" w:hAnsi="Meiryo" w:cs="Times New Roman" w:hint="eastAsia"/>
          <w:b/>
          <w:bCs/>
          <w:kern w:val="0"/>
          <w:sz w:val="21"/>
          <w:szCs w:val="21"/>
          <w:lang w:val="en"/>
          <w14:ligatures w14:val="none"/>
        </w:rPr>
        <w:t>：30</w:t>
      </w:r>
    </w:p>
    <w:p w14:paraId="15AFEF11" w14:textId="77777777" w:rsidR="00B8033B" w:rsidRDefault="00843361" w:rsidP="00E8085B">
      <w:pPr>
        <w:shd w:val="clear" w:color="auto" w:fill="FDFDFD"/>
        <w:rPr>
          <w:rFonts w:ascii="Meiryo" w:eastAsia="Meiryo" w:hAnsi="Meiryo" w:cs="Times New Roman"/>
          <w:b/>
          <w:bCs/>
          <w:kern w:val="0"/>
          <w:sz w:val="21"/>
          <w:szCs w:val="21"/>
          <w:lang w:val="en"/>
          <w14:ligatures w14:val="none"/>
        </w:rPr>
      </w:pPr>
      <w:r>
        <w:rPr>
          <w:rFonts w:ascii="Meiryo" w:eastAsia="Meiryo" w:hAnsi="Meiryo" w:cs="Times New Roman" w:hint="eastAsia"/>
          <w:b/>
          <w:bCs/>
          <w:kern w:val="0"/>
          <w:sz w:val="21"/>
          <w:szCs w:val="21"/>
          <w:lang w:val="en"/>
          <w14:ligatures w14:val="none"/>
        </w:rPr>
        <w:t>奈央先生が、6/21</w:t>
      </w:r>
      <w:r w:rsidR="00B8033B">
        <w:rPr>
          <w:rFonts w:ascii="Meiryo" w:eastAsia="Meiryo" w:hAnsi="Meiryo" w:cs="Times New Roman" w:hint="eastAsia"/>
          <w:b/>
          <w:bCs/>
          <w:kern w:val="0"/>
          <w:sz w:val="21"/>
          <w:szCs w:val="21"/>
          <w:lang w:val="en"/>
          <w14:ligatures w14:val="none"/>
        </w:rPr>
        <w:t xml:space="preserve">　20：00</w:t>
      </w:r>
      <w:r>
        <w:rPr>
          <w:rFonts w:ascii="Meiryo" w:eastAsia="Meiryo" w:hAnsi="Meiryo" w:cs="Times New Roman" w:hint="eastAsia"/>
          <w:b/>
          <w:bCs/>
          <w:kern w:val="0"/>
          <w:sz w:val="21"/>
          <w:szCs w:val="21"/>
          <w:lang w:val="en"/>
          <w14:ligatures w14:val="none"/>
        </w:rPr>
        <w:t>，6/22</w:t>
      </w:r>
      <w:r w:rsidR="00B8033B">
        <w:rPr>
          <w:rFonts w:ascii="Meiryo" w:eastAsia="Meiryo" w:hAnsi="Meiryo" w:cs="Times New Roman" w:hint="eastAsia"/>
          <w:b/>
          <w:bCs/>
          <w:kern w:val="0"/>
          <w:sz w:val="21"/>
          <w:szCs w:val="21"/>
          <w:lang w:val="en"/>
          <w14:ligatures w14:val="none"/>
        </w:rPr>
        <w:t xml:space="preserve">　12：00どちらも体験レッスンできません。</w:t>
      </w:r>
    </w:p>
    <w:p w14:paraId="3106E5D3" w14:textId="66053AF1" w:rsidR="007D7776" w:rsidRPr="00972F1A" w:rsidRDefault="00E8085B" w:rsidP="00E8085B">
      <w:pPr>
        <w:shd w:val="clear" w:color="auto" w:fill="FDFDFD"/>
        <w:rPr>
          <w:rFonts w:ascii="Meiryo" w:eastAsia="Meiryo" w:hAnsi="Meiryo" w:cs="Times New Roman"/>
          <w:b/>
          <w:bCs/>
          <w:kern w:val="0"/>
          <w:sz w:val="21"/>
          <w:szCs w:val="21"/>
          <w:lang w:val="en"/>
          <w14:ligatures w14:val="none"/>
        </w:rPr>
      </w:pPr>
      <w:r w:rsidRPr="00972F1A">
        <w:rPr>
          <w:rFonts w:ascii="Meiryo" w:eastAsia="Meiryo" w:hAnsi="Meiryo" w:cs="Times New Roman" w:hint="eastAsia"/>
          <w:b/>
          <w:bCs/>
          <w:kern w:val="0"/>
          <w:sz w:val="21"/>
          <w:szCs w:val="21"/>
          <w:lang w:val="en"/>
          <w14:ligatures w14:val="none"/>
        </w:rPr>
        <w:t>外国人講師で</w:t>
      </w:r>
      <w:r w:rsidR="00985B04">
        <w:rPr>
          <w:rFonts w:ascii="Meiryo" w:eastAsia="Meiryo" w:hAnsi="Meiryo" w:cs="Times New Roman" w:hint="eastAsia"/>
          <w:b/>
          <w:bCs/>
          <w:kern w:val="0"/>
          <w:sz w:val="21"/>
          <w:szCs w:val="21"/>
          <w:lang w:val="en"/>
          <w14:ligatures w14:val="none"/>
        </w:rPr>
        <w:t>いいです</w:t>
      </w:r>
      <w:r w:rsidRPr="00972F1A">
        <w:rPr>
          <w:rFonts w:ascii="Meiryo" w:eastAsia="Meiryo" w:hAnsi="Meiryo" w:cs="Times New Roman" w:hint="eastAsia"/>
          <w:b/>
          <w:bCs/>
          <w:kern w:val="0"/>
          <w:sz w:val="21"/>
          <w:szCs w:val="21"/>
          <w:lang w:val="en"/>
          <w14:ligatures w14:val="none"/>
        </w:rPr>
        <w:t>とのこと。</w:t>
      </w:r>
      <w:r w:rsidR="007D7776" w:rsidRPr="00972F1A">
        <w:rPr>
          <w:rFonts w:ascii="Meiryo" w:eastAsia="Meiryo" w:hAnsi="Meiryo" w:cs="Times New Roman" w:hint="eastAsia"/>
          <w:b/>
          <w:bCs/>
          <w:kern w:val="0"/>
          <w:sz w:val="21"/>
          <w:szCs w:val="21"/>
          <w:lang w:val="en"/>
          <w14:ligatures w14:val="none"/>
        </w:rPr>
        <w:t>英語はぜんぜんしゃべれない</w:t>
      </w:r>
      <w:r w:rsidR="00613314">
        <w:rPr>
          <w:rFonts w:ascii="Meiryo" w:eastAsia="Meiryo" w:hAnsi="Meiryo" w:cs="Times New Roman" w:hint="eastAsia"/>
          <w:b/>
          <w:bCs/>
          <w:kern w:val="0"/>
          <w:sz w:val="21"/>
          <w:szCs w:val="21"/>
          <w:lang w:val="en"/>
          <w14:ligatures w14:val="none"/>
        </w:rPr>
        <w:t>とのことで</w:t>
      </w:r>
      <w:r w:rsidR="007D7776" w:rsidRPr="00972F1A">
        <w:rPr>
          <w:rFonts w:ascii="Meiryo" w:eastAsia="Meiryo" w:hAnsi="Meiryo" w:cs="Times New Roman" w:hint="eastAsia"/>
          <w:b/>
          <w:bCs/>
          <w:kern w:val="0"/>
          <w:sz w:val="21"/>
          <w:szCs w:val="21"/>
          <w:lang w:val="en"/>
          <w14:ligatures w14:val="none"/>
        </w:rPr>
        <w:t>不安なご様子。</w:t>
      </w:r>
    </w:p>
    <w:p w14:paraId="66111D76" w14:textId="0B5055E1" w:rsidR="007D7776" w:rsidRPr="00972F1A" w:rsidRDefault="007D7776" w:rsidP="00E8085B">
      <w:pPr>
        <w:shd w:val="clear" w:color="auto" w:fill="FDFDFD"/>
        <w:rPr>
          <w:rFonts w:ascii="Meiryo" w:eastAsia="Meiryo" w:hAnsi="Meiryo" w:cs="Times New Roman"/>
          <w:b/>
          <w:bCs/>
          <w:kern w:val="0"/>
          <w:sz w:val="21"/>
          <w:szCs w:val="21"/>
          <w:lang w:val="en"/>
          <w14:ligatures w14:val="none"/>
        </w:rPr>
      </w:pPr>
      <w:r w:rsidRPr="00972F1A">
        <w:rPr>
          <w:rFonts w:ascii="Meiryo" w:eastAsia="Meiryo" w:hAnsi="Meiryo" w:cs="Times New Roman" w:hint="eastAsia"/>
          <w:b/>
          <w:bCs/>
          <w:kern w:val="0"/>
          <w:sz w:val="21"/>
          <w:szCs w:val="21"/>
          <w:lang w:val="en"/>
          <w14:ligatures w14:val="none"/>
        </w:rPr>
        <w:t>日本語が喋れる講師と伝えています。</w:t>
      </w:r>
      <w:r w:rsidR="00972F1A">
        <w:rPr>
          <w:rFonts w:ascii="Meiryo" w:eastAsia="Meiryo" w:hAnsi="Meiryo" w:cs="Times New Roman" w:hint="eastAsia"/>
          <w:b/>
          <w:bCs/>
          <w:kern w:val="0"/>
          <w:sz w:val="21"/>
          <w:szCs w:val="21"/>
          <w:lang w:val="en"/>
          <w14:ligatures w14:val="none"/>
        </w:rPr>
        <w:t xml:space="preserve">　　　さやか</w:t>
      </w:r>
    </w:p>
    <w:p w14:paraId="40535B9E" w14:textId="77777777" w:rsidR="00E37EDB" w:rsidRDefault="00E37EDB" w:rsidP="00A62F60">
      <w:pPr>
        <w:shd w:val="clear" w:color="auto" w:fill="FDFDFD"/>
        <w:rPr>
          <w:rFonts w:ascii="Meiryo" w:eastAsia="Meiryo" w:hAnsi="Meiryo"/>
          <w:sz w:val="21"/>
          <w:szCs w:val="21"/>
          <w:lang w:val="en"/>
        </w:rPr>
      </w:pPr>
    </w:p>
    <w:p w14:paraId="67F41DFA" w14:textId="564E1719" w:rsidR="00B763E0" w:rsidRDefault="00B763E0" w:rsidP="00A62F60">
      <w:pPr>
        <w:shd w:val="clear" w:color="auto" w:fill="FDFDFD"/>
        <w:rPr>
          <w:rStyle w:val="rynqvb"/>
          <w:rFonts w:ascii="MS Mincho" w:eastAsia="MS Mincho" w:hAnsi="MS Mincho" w:cs="MS Mincho"/>
          <w:b/>
          <w:bCs/>
        </w:rPr>
      </w:pPr>
    </w:p>
    <w:p w14:paraId="05E8537E" w14:textId="77777777" w:rsidR="00402F6B" w:rsidRPr="00402F6B" w:rsidRDefault="00402F6B" w:rsidP="00A62F60">
      <w:pPr>
        <w:shd w:val="clear" w:color="auto" w:fill="FDFDFD"/>
        <w:rPr>
          <w:rStyle w:val="rynqvb"/>
          <w:rFonts w:ascii="MS Mincho" w:eastAsia="MS Mincho" w:hAnsi="MS Mincho" w:cs="MS Mincho"/>
          <w:b/>
          <w:bCs/>
        </w:rPr>
      </w:pPr>
    </w:p>
    <w:p w14:paraId="5249FE25" w14:textId="77777777" w:rsidR="0007275D" w:rsidRDefault="0007275D" w:rsidP="006A270C">
      <w:pPr>
        <w:shd w:val="clear" w:color="auto" w:fill="FDFDFD"/>
        <w:rPr>
          <w:rStyle w:val="rynqvb"/>
          <w:rFonts w:ascii="MS Mincho" w:eastAsia="MS Mincho" w:hAnsi="MS Mincho" w:cs="MS Mincho"/>
        </w:rPr>
      </w:pPr>
    </w:p>
    <w:p w14:paraId="1837D8DF" w14:textId="77777777" w:rsidR="00D66D64" w:rsidRDefault="006A7C8F" w:rsidP="00A62F60">
      <w:pPr>
        <w:shd w:val="clear" w:color="auto" w:fill="FDFDFD"/>
        <w:rPr>
          <w:rStyle w:val="rynqvb"/>
          <w:rFonts w:ascii="MS Mincho" w:eastAsia="MS Mincho" w:hAnsi="MS Mincho" w:cs="MS Mincho"/>
        </w:rPr>
      </w:pPr>
      <w:r>
        <w:rPr>
          <w:rStyle w:val="rynqvb"/>
          <w:rFonts w:ascii="MS Mincho" w:eastAsia="MS Mincho" w:hAnsi="MS Mincho" w:cs="MS Mincho"/>
        </w:rPr>
        <w:t xml:space="preserve">5 - </w:t>
      </w:r>
      <w:r>
        <w:rPr>
          <w:rStyle w:val="rynqvb"/>
          <w:rFonts w:ascii="MS Mincho" w:eastAsia="MS Mincho" w:hAnsi="MS Mincho" w:cs="MS Mincho"/>
        </w:rPr>
        <w:br/>
        <w:t>About accepting credit card payments.</w:t>
      </w:r>
      <w:r>
        <w:rPr>
          <w:rStyle w:val="rynqvb"/>
          <w:rFonts w:ascii="MS Mincho" w:eastAsia="MS Mincho" w:hAnsi="MS Mincho" w:cs="MS Mincho"/>
        </w:rPr>
        <w:br/>
      </w:r>
      <w:r w:rsidR="0073498A">
        <w:rPr>
          <w:rStyle w:val="rynqvb"/>
          <w:rFonts w:ascii="MS Mincho" w:eastAsia="MS Mincho" w:hAnsi="MS Mincho" w:cs="MS Mincho"/>
        </w:rPr>
        <w:t>tell me how to register. Maybe it is better if you go through the registration process yourself. I will give you all the necessary info. Tell me what you need.</w:t>
      </w:r>
      <w:r w:rsidR="0073498A">
        <w:rPr>
          <w:rStyle w:val="rynqvb"/>
          <w:rFonts w:ascii="MS Mincho" w:eastAsia="MS Mincho" w:hAnsi="MS Mincho" w:cs="MS Mincho"/>
        </w:rPr>
        <w:br/>
      </w:r>
      <w:r w:rsidR="005F1ADC">
        <w:rPr>
          <w:rStyle w:val="rynqvb"/>
          <w:rFonts w:ascii="MS Mincho" w:eastAsia="MS Mincho" w:hAnsi="MS Mincho" w:cs="MS Mincho"/>
        </w:rPr>
        <w:t>One question: is there a fixed fee? What I mean is, do we pay a fee even when we don’t use it in a month?</w:t>
      </w:r>
      <w:r w:rsidR="005F1ADC">
        <w:rPr>
          <w:rStyle w:val="rynqvb"/>
          <w:rFonts w:ascii="MS Mincho" w:eastAsia="MS Mincho" w:hAnsi="MS Mincho" w:cs="MS Mincho"/>
        </w:rPr>
        <w:br/>
        <w:t>And how much is the fee to use the service?</w:t>
      </w:r>
      <w:r w:rsidR="00A96C44">
        <w:rPr>
          <w:rStyle w:val="rynqvb"/>
          <w:rFonts w:ascii="MS Mincho" w:eastAsia="MS Mincho" w:hAnsi="MS Mincho" w:cs="MS Mincho"/>
        </w:rPr>
        <w:br/>
      </w:r>
      <w:r w:rsidR="00A96C44">
        <w:rPr>
          <w:rStyle w:val="rynqvb"/>
          <w:rFonts w:hint="eastAsia"/>
        </w:rPr>
        <w:t>クレジットカード決済の受け入れについて。</w:t>
      </w:r>
      <w:r w:rsidR="00A96C44">
        <w:rPr>
          <w:rStyle w:val="rynqvb"/>
          <w:rFonts w:hint="eastAsia"/>
        </w:rPr>
        <w:t xml:space="preserve"> </w:t>
      </w:r>
      <w:r w:rsidR="00A96C44">
        <w:rPr>
          <w:rStyle w:val="rynqvb"/>
          <w:rFonts w:hint="eastAsia"/>
        </w:rPr>
        <w:t>登録方法を教えてください。登録手続きは自分で行った方が良いかもしれません。必要な情報はすべてお伝えします。必要なことを教えてくだ</w:t>
      </w:r>
      <w:r w:rsidR="00A96C44">
        <w:rPr>
          <w:rStyle w:val="rynqvb"/>
          <w:rFonts w:hint="eastAsia"/>
        </w:rPr>
        <w:lastRenderedPageBreak/>
        <w:t>さい。</w:t>
      </w:r>
      <w:r w:rsidR="00A96C44">
        <w:rPr>
          <w:rStyle w:val="rynqvb"/>
          <w:rFonts w:hint="eastAsia"/>
        </w:rPr>
        <w:t xml:space="preserve"> </w:t>
      </w:r>
      <w:r w:rsidR="00A96C44">
        <w:rPr>
          <w:rStyle w:val="rynqvb"/>
          <w:rFonts w:hint="eastAsia"/>
        </w:rPr>
        <w:t>質問が</w:t>
      </w:r>
      <w:r w:rsidR="00A96C44">
        <w:rPr>
          <w:rStyle w:val="rynqvb"/>
          <w:rFonts w:hint="eastAsia"/>
        </w:rPr>
        <w:t>1</w:t>
      </w:r>
      <w:r w:rsidR="00A96C44">
        <w:rPr>
          <w:rStyle w:val="rynqvb"/>
          <w:rFonts w:hint="eastAsia"/>
        </w:rPr>
        <w:t>つあります。固定料金はありますか？つまり、</w:t>
      </w:r>
      <w:r w:rsidR="00A96C44">
        <w:rPr>
          <w:rStyle w:val="rynqvb"/>
          <w:rFonts w:hint="eastAsia"/>
        </w:rPr>
        <w:t>1</w:t>
      </w:r>
      <w:r w:rsidR="00A96C44">
        <w:rPr>
          <w:rStyle w:val="rynqvb"/>
          <w:rFonts w:hint="eastAsia"/>
        </w:rPr>
        <w:t>か月間使用しなくても料金を支払う必要があるということですか？</w:t>
      </w:r>
      <w:r w:rsidR="00A96C44">
        <w:rPr>
          <w:rStyle w:val="rynqvb"/>
          <w:rFonts w:hint="eastAsia"/>
        </w:rPr>
        <w:t xml:space="preserve"> </w:t>
      </w:r>
      <w:r w:rsidR="00A96C44">
        <w:rPr>
          <w:rStyle w:val="rynqvb"/>
          <w:rFonts w:hint="eastAsia"/>
        </w:rPr>
        <w:t>また、サービスの使用料はいくらですか</w:t>
      </w:r>
      <w:r w:rsidR="00A96C44">
        <w:rPr>
          <w:rStyle w:val="rynqvb"/>
          <w:rFonts w:ascii="MS Mincho" w:eastAsia="MS Mincho" w:hAnsi="MS Mincho" w:cs="MS Mincho" w:hint="eastAsia"/>
        </w:rPr>
        <w:t>？</w:t>
      </w:r>
    </w:p>
    <w:p w14:paraId="2DF8754C" w14:textId="77777777" w:rsidR="0022515E" w:rsidRDefault="0022515E" w:rsidP="00A62F60">
      <w:pPr>
        <w:shd w:val="clear" w:color="auto" w:fill="FDFDFD"/>
        <w:rPr>
          <w:rStyle w:val="rynqvb"/>
          <w:rFonts w:ascii="MS Mincho" w:eastAsia="MS Mincho" w:hAnsi="MS Mincho" w:cs="MS Mincho"/>
        </w:rPr>
      </w:pPr>
    </w:p>
    <w:p w14:paraId="5A83B513" w14:textId="5694D3B8" w:rsidR="0022515E" w:rsidRPr="00796088" w:rsidRDefault="0022515E" w:rsidP="00A62F60">
      <w:pPr>
        <w:shd w:val="clear" w:color="auto" w:fill="FDFDFD"/>
        <w:rPr>
          <w:rStyle w:val="rynqvb"/>
          <w:rFonts w:ascii="MS Mincho" w:eastAsia="MS Mincho" w:hAnsi="MS Mincho" w:cs="MS Mincho"/>
          <w:b/>
          <w:bCs/>
        </w:rPr>
      </w:pPr>
      <w:r w:rsidRPr="00796088">
        <w:rPr>
          <w:rStyle w:val="rynqvb"/>
          <w:rFonts w:ascii="MS Mincho" w:eastAsia="MS Mincho" w:hAnsi="MS Mincho" w:cs="MS Mincho" w:hint="eastAsia"/>
          <w:b/>
          <w:bCs/>
        </w:rPr>
        <w:t>楽天でカードリーダーを購入した際に説明書が入っていて、</w:t>
      </w:r>
      <w:r w:rsidR="004E047B">
        <w:rPr>
          <w:rStyle w:val="rynqvb"/>
          <w:rFonts w:ascii="MS Mincho" w:eastAsia="MS Mincho" w:hAnsi="MS Mincho" w:cs="MS Mincho" w:hint="eastAsia"/>
          <w:b/>
          <w:bCs/>
        </w:rPr>
        <w:t>説明書にすべて方法が記載されている</w:t>
      </w:r>
      <w:r w:rsidRPr="00796088">
        <w:rPr>
          <w:rStyle w:val="rynqvb"/>
          <w:rFonts w:ascii="MS Mincho" w:eastAsia="MS Mincho" w:hAnsi="MS Mincho" w:cs="MS Mincho" w:hint="eastAsia"/>
          <w:b/>
          <w:bCs/>
        </w:rPr>
        <w:t>みたいよ。</w:t>
      </w:r>
    </w:p>
    <w:p w14:paraId="3A90C07A" w14:textId="1FDB2BF7" w:rsidR="00D66D64" w:rsidRDefault="0022515E" w:rsidP="00A62F60">
      <w:pPr>
        <w:shd w:val="clear" w:color="auto" w:fill="FDFDFD"/>
        <w:rPr>
          <w:rStyle w:val="rynqvb"/>
          <w:rFonts w:ascii="MS Mincho" w:eastAsia="MS Mincho" w:hAnsi="MS Mincho" w:cs="MS Mincho"/>
          <w:b/>
          <w:bCs/>
        </w:rPr>
      </w:pPr>
      <w:r w:rsidRPr="00796088">
        <w:rPr>
          <w:rStyle w:val="rynqvb"/>
          <w:rFonts w:ascii="MS Mincho" w:eastAsia="MS Mincho" w:hAnsi="MS Mincho" w:cs="MS Mincho" w:hint="eastAsia"/>
          <w:b/>
          <w:bCs/>
        </w:rPr>
        <w:t>なので、まずはカードリーダーを購入</w:t>
      </w:r>
      <w:r w:rsidR="00796088" w:rsidRPr="00796088">
        <w:rPr>
          <w:rStyle w:val="rynqvb"/>
          <w:rFonts w:ascii="MS Mincho" w:eastAsia="MS Mincho" w:hAnsi="MS Mincho" w:cs="MS Mincho" w:hint="eastAsia"/>
          <w:b/>
          <w:bCs/>
        </w:rPr>
        <w:t>することが必要です。</w:t>
      </w:r>
      <w:r w:rsidR="00796088">
        <w:rPr>
          <w:rStyle w:val="rynqvb"/>
          <w:rFonts w:ascii="MS Mincho" w:eastAsia="MS Mincho" w:hAnsi="MS Mincho" w:cs="MS Mincho" w:hint="eastAsia"/>
          <w:b/>
          <w:bCs/>
        </w:rPr>
        <w:t xml:space="preserve">　　さやか</w:t>
      </w:r>
    </w:p>
    <w:p w14:paraId="2BF0AFF1" w14:textId="1A1F8A12" w:rsidR="005270E7" w:rsidRDefault="005270E7" w:rsidP="00A62F60">
      <w:pPr>
        <w:shd w:val="clear" w:color="auto" w:fill="FDFDFD"/>
        <w:rPr>
          <w:rStyle w:val="rynqvb"/>
          <w:rFonts w:ascii="MS Mincho" w:eastAsia="MS Mincho" w:hAnsi="MS Mincho" w:cs="MS Mincho"/>
        </w:rPr>
      </w:pPr>
      <w:r>
        <w:rPr>
          <w:rStyle w:val="rynqvb"/>
          <w:rFonts w:ascii="MS Mincho" w:eastAsia="MS Mincho" w:hAnsi="MS Mincho" w:cs="MS Mincho"/>
          <w:b/>
          <w:bCs/>
        </w:rPr>
        <w:t>Tell me how to purchase it.</w:t>
      </w:r>
    </w:p>
    <w:p w14:paraId="24D8444B" w14:textId="7C6002DB" w:rsidR="00AE5A61" w:rsidRPr="005270E7" w:rsidRDefault="00B40403" w:rsidP="00A62F60">
      <w:pPr>
        <w:shd w:val="clear" w:color="auto" w:fill="FDFDFD"/>
        <w:rPr>
          <w:rFonts w:ascii="Meiryo" w:eastAsia="Meiryo" w:hAnsi="Meiryo"/>
          <w:sz w:val="21"/>
          <w:szCs w:val="21"/>
        </w:rPr>
      </w:pPr>
      <w:r w:rsidRPr="005270E7">
        <w:rPr>
          <w:rFonts w:ascii="Meiryo" w:eastAsia="Meiryo" w:hAnsi="Meiryo"/>
          <w:sz w:val="21"/>
          <w:szCs w:val="21"/>
        </w:rPr>
        <w:br/>
      </w:r>
      <w:r w:rsidR="00FC0410" w:rsidRPr="005270E7">
        <w:rPr>
          <w:rFonts w:ascii="Meiryo" w:eastAsia="Meiryo" w:hAnsi="Meiryo" w:cs="Times New Roman"/>
          <w:kern w:val="0"/>
          <w:sz w:val="21"/>
          <w:szCs w:val="21"/>
          <w14:ligatures w14:val="none"/>
        </w:rPr>
        <w:br/>
      </w:r>
    </w:p>
    <w:p w14:paraId="1225A877" w14:textId="76F1C11B" w:rsidR="00A73BF5" w:rsidRPr="005270E7" w:rsidRDefault="00CF2D15">
      <w:r w:rsidRPr="005270E7">
        <w:br/>
      </w:r>
    </w:p>
    <w:sectPr w:rsidR="00A73BF5" w:rsidRPr="005270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5C474" w14:textId="77777777" w:rsidR="002B225F" w:rsidRDefault="002B225F" w:rsidP="00BE2BB4">
      <w:pPr>
        <w:spacing w:after="0" w:line="240" w:lineRule="auto"/>
      </w:pPr>
      <w:r>
        <w:separator/>
      </w:r>
    </w:p>
  </w:endnote>
  <w:endnote w:type="continuationSeparator" w:id="0">
    <w:p w14:paraId="3450F393" w14:textId="77777777" w:rsidR="002B225F" w:rsidRDefault="002B225F" w:rsidP="00BE2BB4">
      <w:pPr>
        <w:spacing w:after="0" w:line="240" w:lineRule="auto"/>
      </w:pPr>
      <w:r>
        <w:continuationSeparator/>
      </w:r>
    </w:p>
  </w:endnote>
  <w:endnote w:type="continuationNotice" w:id="1">
    <w:p w14:paraId="466B97B9" w14:textId="77777777" w:rsidR="002B225F" w:rsidRDefault="002B22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eiryo">
    <w:panose1 w:val="020B0604030504040204"/>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52A6C" w14:textId="77777777" w:rsidR="002B225F" w:rsidRDefault="002B225F" w:rsidP="00BE2BB4">
      <w:pPr>
        <w:spacing w:after="0" w:line="240" w:lineRule="auto"/>
      </w:pPr>
      <w:r>
        <w:separator/>
      </w:r>
    </w:p>
  </w:footnote>
  <w:footnote w:type="continuationSeparator" w:id="0">
    <w:p w14:paraId="36C4EA8E" w14:textId="77777777" w:rsidR="002B225F" w:rsidRDefault="002B225F" w:rsidP="00BE2BB4">
      <w:pPr>
        <w:spacing w:after="0" w:line="240" w:lineRule="auto"/>
      </w:pPr>
      <w:r>
        <w:continuationSeparator/>
      </w:r>
    </w:p>
  </w:footnote>
  <w:footnote w:type="continuationNotice" w:id="1">
    <w:p w14:paraId="7B37A743" w14:textId="77777777" w:rsidR="002B225F" w:rsidRDefault="002B225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858"/>
    <w:multiLevelType w:val="hybridMultilevel"/>
    <w:tmpl w:val="852C482E"/>
    <w:lvl w:ilvl="0" w:tplc="29D4231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1607F"/>
    <w:multiLevelType w:val="hybridMultilevel"/>
    <w:tmpl w:val="C8E696D0"/>
    <w:lvl w:ilvl="0" w:tplc="DE702A0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3EAC"/>
    <w:multiLevelType w:val="hybridMultilevel"/>
    <w:tmpl w:val="C1545F70"/>
    <w:lvl w:ilvl="0" w:tplc="2B04B60E">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D73F99"/>
    <w:multiLevelType w:val="hybridMultilevel"/>
    <w:tmpl w:val="245671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6614047"/>
    <w:multiLevelType w:val="hybridMultilevel"/>
    <w:tmpl w:val="62FA7C06"/>
    <w:lvl w:ilvl="0" w:tplc="B0E6F6A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507624"/>
    <w:multiLevelType w:val="hybridMultilevel"/>
    <w:tmpl w:val="098EE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5B752D"/>
    <w:multiLevelType w:val="hybridMultilevel"/>
    <w:tmpl w:val="BEFEA37E"/>
    <w:lvl w:ilvl="0" w:tplc="AA4CC93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FA6769"/>
    <w:multiLevelType w:val="hybridMultilevel"/>
    <w:tmpl w:val="9CFCECC8"/>
    <w:lvl w:ilvl="0" w:tplc="CE60EEE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960F3E"/>
    <w:multiLevelType w:val="hybridMultilevel"/>
    <w:tmpl w:val="FA0E8DEC"/>
    <w:lvl w:ilvl="0" w:tplc="1708D938">
      <w:numFmt w:val="bullet"/>
      <w:lvlText w:val="-"/>
      <w:lvlJc w:val="left"/>
      <w:pPr>
        <w:ind w:left="720" w:hanging="360"/>
      </w:pPr>
      <w:rPr>
        <w:rFonts w:ascii="Calibri" w:eastAsiaTheme="minorEastAsia"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A368B9"/>
    <w:multiLevelType w:val="hybridMultilevel"/>
    <w:tmpl w:val="93162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832A6F"/>
    <w:multiLevelType w:val="hybridMultilevel"/>
    <w:tmpl w:val="5C0C91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58002ED"/>
    <w:multiLevelType w:val="hybridMultilevel"/>
    <w:tmpl w:val="2B2E0510"/>
    <w:lvl w:ilvl="0" w:tplc="9F20F6C2">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B7C144F"/>
    <w:multiLevelType w:val="hybridMultilevel"/>
    <w:tmpl w:val="279857FA"/>
    <w:lvl w:ilvl="0" w:tplc="2DEE5A3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EB4180D"/>
    <w:multiLevelType w:val="hybridMultilevel"/>
    <w:tmpl w:val="C25482FA"/>
    <w:lvl w:ilvl="0" w:tplc="2F5AE398">
      <w:start w:val="1"/>
      <w:numFmt w:val="decimalFullWidth"/>
      <w:lvlText w:val="%1．"/>
      <w:lvlJc w:val="left"/>
      <w:pPr>
        <w:ind w:left="1170" w:hanging="4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0964CE6"/>
    <w:multiLevelType w:val="hybridMultilevel"/>
    <w:tmpl w:val="AEF8D046"/>
    <w:lvl w:ilvl="0" w:tplc="ADA63CE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380171"/>
    <w:multiLevelType w:val="hybridMultilevel"/>
    <w:tmpl w:val="45F64370"/>
    <w:lvl w:ilvl="0" w:tplc="D8909DC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2A6641"/>
    <w:multiLevelType w:val="hybridMultilevel"/>
    <w:tmpl w:val="AA145EC8"/>
    <w:lvl w:ilvl="0" w:tplc="DF8CA74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1404F3"/>
    <w:multiLevelType w:val="hybridMultilevel"/>
    <w:tmpl w:val="6FF22BB4"/>
    <w:lvl w:ilvl="0" w:tplc="A04631B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6369F8"/>
    <w:multiLevelType w:val="hybridMultilevel"/>
    <w:tmpl w:val="9B2EB724"/>
    <w:lvl w:ilvl="0" w:tplc="6310C60E">
      <w:start w:val="3"/>
      <w:numFmt w:val="bullet"/>
      <w:lvlText w:val="-"/>
      <w:lvlJc w:val="left"/>
      <w:pPr>
        <w:ind w:left="720" w:hanging="360"/>
      </w:pPr>
      <w:rPr>
        <w:rFonts w:ascii="MS Mincho" w:eastAsia="MS Mincho" w:hAnsi="MS Mincho" w:cs="MS Mincho" w:hint="eastAsia"/>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8D2AA8"/>
    <w:multiLevelType w:val="hybridMultilevel"/>
    <w:tmpl w:val="5E74FF7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39F6622"/>
    <w:multiLevelType w:val="hybridMultilevel"/>
    <w:tmpl w:val="452AF2CA"/>
    <w:lvl w:ilvl="0" w:tplc="A5AC3630">
      <w:start w:val="2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40832">
    <w:abstractNumId w:val="18"/>
  </w:num>
  <w:num w:numId="2" w16cid:durableId="82575813">
    <w:abstractNumId w:val="12"/>
  </w:num>
  <w:num w:numId="3" w16cid:durableId="1313020810">
    <w:abstractNumId w:val="5"/>
  </w:num>
  <w:num w:numId="4" w16cid:durableId="2138646138">
    <w:abstractNumId w:val="19"/>
  </w:num>
  <w:num w:numId="5" w16cid:durableId="2118870663">
    <w:abstractNumId w:val="3"/>
  </w:num>
  <w:num w:numId="6" w16cid:durableId="1180048439">
    <w:abstractNumId w:val="13"/>
  </w:num>
  <w:num w:numId="7" w16cid:durableId="1135754570">
    <w:abstractNumId w:val="8"/>
  </w:num>
  <w:num w:numId="8" w16cid:durableId="760757510">
    <w:abstractNumId w:val="14"/>
  </w:num>
  <w:num w:numId="9" w16cid:durableId="421875548">
    <w:abstractNumId w:val="10"/>
  </w:num>
  <w:num w:numId="10" w16cid:durableId="657147113">
    <w:abstractNumId w:val="7"/>
  </w:num>
  <w:num w:numId="11" w16cid:durableId="1176841861">
    <w:abstractNumId w:val="16"/>
  </w:num>
  <w:num w:numId="12" w16cid:durableId="1002732338">
    <w:abstractNumId w:val="1"/>
  </w:num>
  <w:num w:numId="13" w16cid:durableId="141389706">
    <w:abstractNumId w:val="20"/>
  </w:num>
  <w:num w:numId="14" w16cid:durableId="2033409518">
    <w:abstractNumId w:val="9"/>
  </w:num>
  <w:num w:numId="15" w16cid:durableId="1929196118">
    <w:abstractNumId w:val="17"/>
  </w:num>
  <w:num w:numId="16" w16cid:durableId="484786683">
    <w:abstractNumId w:val="15"/>
  </w:num>
  <w:num w:numId="17" w16cid:durableId="2132088109">
    <w:abstractNumId w:val="2"/>
  </w:num>
  <w:num w:numId="18" w16cid:durableId="1797791137">
    <w:abstractNumId w:val="11"/>
  </w:num>
  <w:num w:numId="19" w16cid:durableId="1353144612">
    <w:abstractNumId w:val="0"/>
  </w:num>
  <w:num w:numId="20" w16cid:durableId="1129009439">
    <w:abstractNumId w:val="6"/>
  </w:num>
  <w:num w:numId="21" w16cid:durableId="14001290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864"/>
    <w:rsid w:val="000011A7"/>
    <w:rsid w:val="0000164A"/>
    <w:rsid w:val="000036CF"/>
    <w:rsid w:val="000112FA"/>
    <w:rsid w:val="000119A5"/>
    <w:rsid w:val="000145AE"/>
    <w:rsid w:val="000178D1"/>
    <w:rsid w:val="00020006"/>
    <w:rsid w:val="00020F88"/>
    <w:rsid w:val="000223EF"/>
    <w:rsid w:val="0002404A"/>
    <w:rsid w:val="000266EE"/>
    <w:rsid w:val="00030126"/>
    <w:rsid w:val="000321AC"/>
    <w:rsid w:val="0003689E"/>
    <w:rsid w:val="000401F9"/>
    <w:rsid w:val="0004027C"/>
    <w:rsid w:val="00046DFE"/>
    <w:rsid w:val="00047DC1"/>
    <w:rsid w:val="00051696"/>
    <w:rsid w:val="00051D24"/>
    <w:rsid w:val="00053496"/>
    <w:rsid w:val="000536B9"/>
    <w:rsid w:val="00053D79"/>
    <w:rsid w:val="000555FF"/>
    <w:rsid w:val="000559F0"/>
    <w:rsid w:val="00057B29"/>
    <w:rsid w:val="00057D37"/>
    <w:rsid w:val="00060755"/>
    <w:rsid w:val="00060A17"/>
    <w:rsid w:val="00060DAC"/>
    <w:rsid w:val="00062C52"/>
    <w:rsid w:val="00062F22"/>
    <w:rsid w:val="000643E2"/>
    <w:rsid w:val="000658C0"/>
    <w:rsid w:val="0007275D"/>
    <w:rsid w:val="0007390D"/>
    <w:rsid w:val="00073B88"/>
    <w:rsid w:val="00074BC9"/>
    <w:rsid w:val="00076F22"/>
    <w:rsid w:val="000805CC"/>
    <w:rsid w:val="00081A39"/>
    <w:rsid w:val="00081C62"/>
    <w:rsid w:val="00083E19"/>
    <w:rsid w:val="00085DA7"/>
    <w:rsid w:val="00087982"/>
    <w:rsid w:val="00095668"/>
    <w:rsid w:val="00095F15"/>
    <w:rsid w:val="0009712D"/>
    <w:rsid w:val="000A0634"/>
    <w:rsid w:val="000A4DA2"/>
    <w:rsid w:val="000A7EEF"/>
    <w:rsid w:val="000B061B"/>
    <w:rsid w:val="000B2A11"/>
    <w:rsid w:val="000B5498"/>
    <w:rsid w:val="000B59D1"/>
    <w:rsid w:val="000B6A86"/>
    <w:rsid w:val="000B7966"/>
    <w:rsid w:val="000B7B76"/>
    <w:rsid w:val="000C32D1"/>
    <w:rsid w:val="000C402A"/>
    <w:rsid w:val="000C53FE"/>
    <w:rsid w:val="000C5F72"/>
    <w:rsid w:val="000D0A82"/>
    <w:rsid w:val="000D1304"/>
    <w:rsid w:val="000D2DD6"/>
    <w:rsid w:val="000D3623"/>
    <w:rsid w:val="000D4A2F"/>
    <w:rsid w:val="000D679B"/>
    <w:rsid w:val="000D7CCA"/>
    <w:rsid w:val="000E1DD5"/>
    <w:rsid w:val="000E24E1"/>
    <w:rsid w:val="000E2D9F"/>
    <w:rsid w:val="000E5E01"/>
    <w:rsid w:val="000E6024"/>
    <w:rsid w:val="000E7EEB"/>
    <w:rsid w:val="000E7EF9"/>
    <w:rsid w:val="000F5D39"/>
    <w:rsid w:val="000F6169"/>
    <w:rsid w:val="000F6C32"/>
    <w:rsid w:val="000F6E4F"/>
    <w:rsid w:val="00101AC9"/>
    <w:rsid w:val="0010654D"/>
    <w:rsid w:val="00111951"/>
    <w:rsid w:val="00111F20"/>
    <w:rsid w:val="001125D4"/>
    <w:rsid w:val="0011284D"/>
    <w:rsid w:val="0011785B"/>
    <w:rsid w:val="00120027"/>
    <w:rsid w:val="00121032"/>
    <w:rsid w:val="00121A6B"/>
    <w:rsid w:val="00124647"/>
    <w:rsid w:val="00124B64"/>
    <w:rsid w:val="00126BDA"/>
    <w:rsid w:val="0012717F"/>
    <w:rsid w:val="00127B19"/>
    <w:rsid w:val="00131E70"/>
    <w:rsid w:val="00132110"/>
    <w:rsid w:val="0013257B"/>
    <w:rsid w:val="001327DD"/>
    <w:rsid w:val="00133F4A"/>
    <w:rsid w:val="00136AF6"/>
    <w:rsid w:val="00140274"/>
    <w:rsid w:val="00141620"/>
    <w:rsid w:val="00142CBC"/>
    <w:rsid w:val="0014376B"/>
    <w:rsid w:val="00146831"/>
    <w:rsid w:val="00151D1D"/>
    <w:rsid w:val="00152D98"/>
    <w:rsid w:val="00153781"/>
    <w:rsid w:val="001547E2"/>
    <w:rsid w:val="00156FDB"/>
    <w:rsid w:val="0016241E"/>
    <w:rsid w:val="001633DC"/>
    <w:rsid w:val="001654EE"/>
    <w:rsid w:val="0016717E"/>
    <w:rsid w:val="00167721"/>
    <w:rsid w:val="0017160A"/>
    <w:rsid w:val="00171922"/>
    <w:rsid w:val="00172410"/>
    <w:rsid w:val="00172C7C"/>
    <w:rsid w:val="00173888"/>
    <w:rsid w:val="00182D7B"/>
    <w:rsid w:val="00184087"/>
    <w:rsid w:val="00184E6C"/>
    <w:rsid w:val="00186263"/>
    <w:rsid w:val="001865DA"/>
    <w:rsid w:val="00187F19"/>
    <w:rsid w:val="0019186B"/>
    <w:rsid w:val="00191C0C"/>
    <w:rsid w:val="00193B3B"/>
    <w:rsid w:val="00195772"/>
    <w:rsid w:val="00196B68"/>
    <w:rsid w:val="00197DA6"/>
    <w:rsid w:val="001A3484"/>
    <w:rsid w:val="001A48EE"/>
    <w:rsid w:val="001A5EAC"/>
    <w:rsid w:val="001A68C7"/>
    <w:rsid w:val="001B054C"/>
    <w:rsid w:val="001B176B"/>
    <w:rsid w:val="001B1844"/>
    <w:rsid w:val="001B2493"/>
    <w:rsid w:val="001B2B93"/>
    <w:rsid w:val="001B3DCD"/>
    <w:rsid w:val="001B4974"/>
    <w:rsid w:val="001B5E13"/>
    <w:rsid w:val="001B6392"/>
    <w:rsid w:val="001B7D28"/>
    <w:rsid w:val="001C4B9A"/>
    <w:rsid w:val="001C4CBA"/>
    <w:rsid w:val="001D376D"/>
    <w:rsid w:val="001D3CC3"/>
    <w:rsid w:val="001D4448"/>
    <w:rsid w:val="001D4734"/>
    <w:rsid w:val="001D5FE0"/>
    <w:rsid w:val="001D71EE"/>
    <w:rsid w:val="001D746E"/>
    <w:rsid w:val="001E314C"/>
    <w:rsid w:val="001E3D1A"/>
    <w:rsid w:val="001E7F57"/>
    <w:rsid w:val="001F011A"/>
    <w:rsid w:val="001F0659"/>
    <w:rsid w:val="001F10CB"/>
    <w:rsid w:val="001F1121"/>
    <w:rsid w:val="001F22D9"/>
    <w:rsid w:val="001F2E5C"/>
    <w:rsid w:val="001F4A65"/>
    <w:rsid w:val="001F4DCA"/>
    <w:rsid w:val="001F4F2E"/>
    <w:rsid w:val="00201EA9"/>
    <w:rsid w:val="0021193F"/>
    <w:rsid w:val="00211B90"/>
    <w:rsid w:val="00211D3F"/>
    <w:rsid w:val="00214CDE"/>
    <w:rsid w:val="00214D13"/>
    <w:rsid w:val="002162FD"/>
    <w:rsid w:val="002222C8"/>
    <w:rsid w:val="00223E84"/>
    <w:rsid w:val="0022515E"/>
    <w:rsid w:val="002263A6"/>
    <w:rsid w:val="00231CD7"/>
    <w:rsid w:val="002322E3"/>
    <w:rsid w:val="002332AB"/>
    <w:rsid w:val="002338B5"/>
    <w:rsid w:val="00233C99"/>
    <w:rsid w:val="002371C0"/>
    <w:rsid w:val="00241C5B"/>
    <w:rsid w:val="0024257E"/>
    <w:rsid w:val="00242A9E"/>
    <w:rsid w:val="00250BD3"/>
    <w:rsid w:val="00252108"/>
    <w:rsid w:val="0025235D"/>
    <w:rsid w:val="00252CC7"/>
    <w:rsid w:val="00253AB1"/>
    <w:rsid w:val="00254D81"/>
    <w:rsid w:val="00260355"/>
    <w:rsid w:val="0026079F"/>
    <w:rsid w:val="00261170"/>
    <w:rsid w:val="00264795"/>
    <w:rsid w:val="00267A8E"/>
    <w:rsid w:val="00270C78"/>
    <w:rsid w:val="00271C32"/>
    <w:rsid w:val="0027258E"/>
    <w:rsid w:val="0027414E"/>
    <w:rsid w:val="0028092E"/>
    <w:rsid w:val="002815D7"/>
    <w:rsid w:val="00283034"/>
    <w:rsid w:val="00287ECD"/>
    <w:rsid w:val="0029167B"/>
    <w:rsid w:val="00293968"/>
    <w:rsid w:val="0029461B"/>
    <w:rsid w:val="00295325"/>
    <w:rsid w:val="0029544D"/>
    <w:rsid w:val="002978FC"/>
    <w:rsid w:val="002A01EB"/>
    <w:rsid w:val="002A0230"/>
    <w:rsid w:val="002A0D09"/>
    <w:rsid w:val="002A3DA9"/>
    <w:rsid w:val="002A56B1"/>
    <w:rsid w:val="002A5EF2"/>
    <w:rsid w:val="002A6CEE"/>
    <w:rsid w:val="002A6F1F"/>
    <w:rsid w:val="002B031D"/>
    <w:rsid w:val="002B1BDC"/>
    <w:rsid w:val="002B225F"/>
    <w:rsid w:val="002B2479"/>
    <w:rsid w:val="002B266E"/>
    <w:rsid w:val="002B4048"/>
    <w:rsid w:val="002B413D"/>
    <w:rsid w:val="002B4264"/>
    <w:rsid w:val="002B575A"/>
    <w:rsid w:val="002B7C77"/>
    <w:rsid w:val="002C2C65"/>
    <w:rsid w:val="002C38B1"/>
    <w:rsid w:val="002C3A02"/>
    <w:rsid w:val="002D1BA3"/>
    <w:rsid w:val="002D1EA9"/>
    <w:rsid w:val="002D3AD0"/>
    <w:rsid w:val="002D571D"/>
    <w:rsid w:val="002D5DA5"/>
    <w:rsid w:val="002E18B9"/>
    <w:rsid w:val="002E241D"/>
    <w:rsid w:val="002E2DBD"/>
    <w:rsid w:val="002E38B3"/>
    <w:rsid w:val="002E3B89"/>
    <w:rsid w:val="002E3F68"/>
    <w:rsid w:val="002E73FF"/>
    <w:rsid w:val="002F062E"/>
    <w:rsid w:val="002F0795"/>
    <w:rsid w:val="002F12ED"/>
    <w:rsid w:val="002F210A"/>
    <w:rsid w:val="002F4191"/>
    <w:rsid w:val="002F470B"/>
    <w:rsid w:val="002F6AA5"/>
    <w:rsid w:val="00300605"/>
    <w:rsid w:val="00300852"/>
    <w:rsid w:val="00301359"/>
    <w:rsid w:val="00303E7E"/>
    <w:rsid w:val="00310152"/>
    <w:rsid w:val="0031230D"/>
    <w:rsid w:val="00314C44"/>
    <w:rsid w:val="00315F0C"/>
    <w:rsid w:val="0031651B"/>
    <w:rsid w:val="00317358"/>
    <w:rsid w:val="00322A0D"/>
    <w:rsid w:val="0032388F"/>
    <w:rsid w:val="00323BF5"/>
    <w:rsid w:val="00325152"/>
    <w:rsid w:val="003257D2"/>
    <w:rsid w:val="00326D60"/>
    <w:rsid w:val="00330FEC"/>
    <w:rsid w:val="00331DE5"/>
    <w:rsid w:val="003332F8"/>
    <w:rsid w:val="00334B45"/>
    <w:rsid w:val="00335118"/>
    <w:rsid w:val="00335E6A"/>
    <w:rsid w:val="00337F20"/>
    <w:rsid w:val="00340E78"/>
    <w:rsid w:val="003412EA"/>
    <w:rsid w:val="00341CAC"/>
    <w:rsid w:val="0034215D"/>
    <w:rsid w:val="00342599"/>
    <w:rsid w:val="00343F91"/>
    <w:rsid w:val="0034454F"/>
    <w:rsid w:val="00346363"/>
    <w:rsid w:val="003464B8"/>
    <w:rsid w:val="00346708"/>
    <w:rsid w:val="00347FD5"/>
    <w:rsid w:val="003506DC"/>
    <w:rsid w:val="00353616"/>
    <w:rsid w:val="003553C5"/>
    <w:rsid w:val="003558F7"/>
    <w:rsid w:val="003576C8"/>
    <w:rsid w:val="003579E5"/>
    <w:rsid w:val="00360797"/>
    <w:rsid w:val="00361E26"/>
    <w:rsid w:val="0036287C"/>
    <w:rsid w:val="00362FDD"/>
    <w:rsid w:val="00363457"/>
    <w:rsid w:val="0036466C"/>
    <w:rsid w:val="00370A73"/>
    <w:rsid w:val="00372D03"/>
    <w:rsid w:val="0037454C"/>
    <w:rsid w:val="00374948"/>
    <w:rsid w:val="00375900"/>
    <w:rsid w:val="00375D89"/>
    <w:rsid w:val="00376550"/>
    <w:rsid w:val="00376DBB"/>
    <w:rsid w:val="00377302"/>
    <w:rsid w:val="00380F73"/>
    <w:rsid w:val="00381099"/>
    <w:rsid w:val="00381382"/>
    <w:rsid w:val="003837FE"/>
    <w:rsid w:val="00383FBA"/>
    <w:rsid w:val="003840A8"/>
    <w:rsid w:val="00385FB8"/>
    <w:rsid w:val="00386101"/>
    <w:rsid w:val="0038698F"/>
    <w:rsid w:val="00387F24"/>
    <w:rsid w:val="00392FF4"/>
    <w:rsid w:val="003938FE"/>
    <w:rsid w:val="003977AA"/>
    <w:rsid w:val="00397A38"/>
    <w:rsid w:val="003A3239"/>
    <w:rsid w:val="003A3258"/>
    <w:rsid w:val="003B4C33"/>
    <w:rsid w:val="003B5773"/>
    <w:rsid w:val="003B5A01"/>
    <w:rsid w:val="003B5B41"/>
    <w:rsid w:val="003B5C65"/>
    <w:rsid w:val="003B6BDF"/>
    <w:rsid w:val="003B75B0"/>
    <w:rsid w:val="003B7C58"/>
    <w:rsid w:val="003C02BD"/>
    <w:rsid w:val="003C0353"/>
    <w:rsid w:val="003C08A8"/>
    <w:rsid w:val="003C1127"/>
    <w:rsid w:val="003C2EB5"/>
    <w:rsid w:val="003C2F7D"/>
    <w:rsid w:val="003C437F"/>
    <w:rsid w:val="003C6069"/>
    <w:rsid w:val="003D1625"/>
    <w:rsid w:val="003D1BFE"/>
    <w:rsid w:val="003D21DD"/>
    <w:rsid w:val="003D675A"/>
    <w:rsid w:val="003E1942"/>
    <w:rsid w:val="003E3196"/>
    <w:rsid w:val="003E5A88"/>
    <w:rsid w:val="003E5BB0"/>
    <w:rsid w:val="003E69B7"/>
    <w:rsid w:val="003E6FB0"/>
    <w:rsid w:val="003F16E1"/>
    <w:rsid w:val="003F1F93"/>
    <w:rsid w:val="003F2AE6"/>
    <w:rsid w:val="003F30B7"/>
    <w:rsid w:val="003F3B35"/>
    <w:rsid w:val="003F3DB2"/>
    <w:rsid w:val="003F5C9D"/>
    <w:rsid w:val="003F79E8"/>
    <w:rsid w:val="00400075"/>
    <w:rsid w:val="0040083E"/>
    <w:rsid w:val="0040085B"/>
    <w:rsid w:val="004027D7"/>
    <w:rsid w:val="00402F6B"/>
    <w:rsid w:val="00405982"/>
    <w:rsid w:val="00411288"/>
    <w:rsid w:val="00411F9C"/>
    <w:rsid w:val="00412E18"/>
    <w:rsid w:val="00413560"/>
    <w:rsid w:val="004145B6"/>
    <w:rsid w:val="00414821"/>
    <w:rsid w:val="004163E7"/>
    <w:rsid w:val="004171F6"/>
    <w:rsid w:val="00417906"/>
    <w:rsid w:val="00417B00"/>
    <w:rsid w:val="00420B3D"/>
    <w:rsid w:val="0042104D"/>
    <w:rsid w:val="00421428"/>
    <w:rsid w:val="00422FFF"/>
    <w:rsid w:val="00423BB5"/>
    <w:rsid w:val="00425820"/>
    <w:rsid w:val="00427A5B"/>
    <w:rsid w:val="004301AD"/>
    <w:rsid w:val="00430AD2"/>
    <w:rsid w:val="00430ED3"/>
    <w:rsid w:val="004317CF"/>
    <w:rsid w:val="004326D0"/>
    <w:rsid w:val="0043411B"/>
    <w:rsid w:val="004354AC"/>
    <w:rsid w:val="0044028B"/>
    <w:rsid w:val="00445B7C"/>
    <w:rsid w:val="0044746F"/>
    <w:rsid w:val="004476E1"/>
    <w:rsid w:val="0045031D"/>
    <w:rsid w:val="00450643"/>
    <w:rsid w:val="00450844"/>
    <w:rsid w:val="00451EE9"/>
    <w:rsid w:val="00455797"/>
    <w:rsid w:val="004558C5"/>
    <w:rsid w:val="00455B6D"/>
    <w:rsid w:val="00461CDE"/>
    <w:rsid w:val="00463B13"/>
    <w:rsid w:val="0046543E"/>
    <w:rsid w:val="00467B9E"/>
    <w:rsid w:val="0047006A"/>
    <w:rsid w:val="0047248D"/>
    <w:rsid w:val="00473641"/>
    <w:rsid w:val="00475D95"/>
    <w:rsid w:val="004817C5"/>
    <w:rsid w:val="00481BC5"/>
    <w:rsid w:val="0048255A"/>
    <w:rsid w:val="004829B5"/>
    <w:rsid w:val="004838D4"/>
    <w:rsid w:val="00485A89"/>
    <w:rsid w:val="00485B24"/>
    <w:rsid w:val="00486375"/>
    <w:rsid w:val="004945D6"/>
    <w:rsid w:val="00496CEB"/>
    <w:rsid w:val="00497B9B"/>
    <w:rsid w:val="004A3140"/>
    <w:rsid w:val="004A32E7"/>
    <w:rsid w:val="004A4397"/>
    <w:rsid w:val="004A46AF"/>
    <w:rsid w:val="004A4973"/>
    <w:rsid w:val="004A4BB1"/>
    <w:rsid w:val="004A7B5F"/>
    <w:rsid w:val="004B26D2"/>
    <w:rsid w:val="004B581D"/>
    <w:rsid w:val="004B64AA"/>
    <w:rsid w:val="004B6735"/>
    <w:rsid w:val="004B6F52"/>
    <w:rsid w:val="004B773D"/>
    <w:rsid w:val="004B7E3D"/>
    <w:rsid w:val="004C205B"/>
    <w:rsid w:val="004C3194"/>
    <w:rsid w:val="004C31A2"/>
    <w:rsid w:val="004C4A91"/>
    <w:rsid w:val="004C7FA0"/>
    <w:rsid w:val="004D20E9"/>
    <w:rsid w:val="004D3851"/>
    <w:rsid w:val="004D38B7"/>
    <w:rsid w:val="004D4A0F"/>
    <w:rsid w:val="004D654E"/>
    <w:rsid w:val="004E047B"/>
    <w:rsid w:val="004E1EFE"/>
    <w:rsid w:val="004E2A1E"/>
    <w:rsid w:val="004E2FDB"/>
    <w:rsid w:val="004E3AB6"/>
    <w:rsid w:val="004E5B76"/>
    <w:rsid w:val="004E6408"/>
    <w:rsid w:val="004E7F71"/>
    <w:rsid w:val="004F072E"/>
    <w:rsid w:val="004F1D28"/>
    <w:rsid w:val="004F1D69"/>
    <w:rsid w:val="004F44A0"/>
    <w:rsid w:val="004F4597"/>
    <w:rsid w:val="004F70DF"/>
    <w:rsid w:val="004F7492"/>
    <w:rsid w:val="004F74A6"/>
    <w:rsid w:val="00504A90"/>
    <w:rsid w:val="00506514"/>
    <w:rsid w:val="005075A7"/>
    <w:rsid w:val="00507C57"/>
    <w:rsid w:val="00510839"/>
    <w:rsid w:val="005114A3"/>
    <w:rsid w:val="0051174F"/>
    <w:rsid w:val="005135AB"/>
    <w:rsid w:val="00514A51"/>
    <w:rsid w:val="00514C88"/>
    <w:rsid w:val="0052065A"/>
    <w:rsid w:val="00520AF0"/>
    <w:rsid w:val="00521708"/>
    <w:rsid w:val="00523011"/>
    <w:rsid w:val="00523200"/>
    <w:rsid w:val="005270E7"/>
    <w:rsid w:val="0052725B"/>
    <w:rsid w:val="00527880"/>
    <w:rsid w:val="00532E11"/>
    <w:rsid w:val="00535A1E"/>
    <w:rsid w:val="00535D1E"/>
    <w:rsid w:val="0053613B"/>
    <w:rsid w:val="00540B03"/>
    <w:rsid w:val="00540B2D"/>
    <w:rsid w:val="00540DF5"/>
    <w:rsid w:val="0054174B"/>
    <w:rsid w:val="005434AA"/>
    <w:rsid w:val="005460EB"/>
    <w:rsid w:val="00546308"/>
    <w:rsid w:val="005469E8"/>
    <w:rsid w:val="005476ED"/>
    <w:rsid w:val="00547B0C"/>
    <w:rsid w:val="00547B84"/>
    <w:rsid w:val="005512FF"/>
    <w:rsid w:val="00551414"/>
    <w:rsid w:val="00551A1C"/>
    <w:rsid w:val="0056338C"/>
    <w:rsid w:val="005646C0"/>
    <w:rsid w:val="0056583C"/>
    <w:rsid w:val="0056706A"/>
    <w:rsid w:val="00567564"/>
    <w:rsid w:val="005715BD"/>
    <w:rsid w:val="0057221A"/>
    <w:rsid w:val="00572B69"/>
    <w:rsid w:val="0057338B"/>
    <w:rsid w:val="00573A3E"/>
    <w:rsid w:val="00574B65"/>
    <w:rsid w:val="00577424"/>
    <w:rsid w:val="00582262"/>
    <w:rsid w:val="00582F19"/>
    <w:rsid w:val="00583548"/>
    <w:rsid w:val="00583F4D"/>
    <w:rsid w:val="00585B36"/>
    <w:rsid w:val="00590312"/>
    <w:rsid w:val="005904FB"/>
    <w:rsid w:val="0059126D"/>
    <w:rsid w:val="005922CE"/>
    <w:rsid w:val="00592747"/>
    <w:rsid w:val="005965C5"/>
    <w:rsid w:val="0059693F"/>
    <w:rsid w:val="005A1B90"/>
    <w:rsid w:val="005A2082"/>
    <w:rsid w:val="005A2729"/>
    <w:rsid w:val="005A30AB"/>
    <w:rsid w:val="005A397A"/>
    <w:rsid w:val="005A564E"/>
    <w:rsid w:val="005A6145"/>
    <w:rsid w:val="005B09E8"/>
    <w:rsid w:val="005B40F1"/>
    <w:rsid w:val="005B6659"/>
    <w:rsid w:val="005B74DA"/>
    <w:rsid w:val="005B7F4C"/>
    <w:rsid w:val="005C3834"/>
    <w:rsid w:val="005C460F"/>
    <w:rsid w:val="005C506A"/>
    <w:rsid w:val="005C5EA7"/>
    <w:rsid w:val="005C6DB8"/>
    <w:rsid w:val="005C76F7"/>
    <w:rsid w:val="005D05D3"/>
    <w:rsid w:val="005D3D0F"/>
    <w:rsid w:val="005D5F45"/>
    <w:rsid w:val="005D637A"/>
    <w:rsid w:val="005D6F22"/>
    <w:rsid w:val="005D736D"/>
    <w:rsid w:val="005D7FCC"/>
    <w:rsid w:val="005E2471"/>
    <w:rsid w:val="005E2CFA"/>
    <w:rsid w:val="005F0625"/>
    <w:rsid w:val="005F1ADC"/>
    <w:rsid w:val="005F1F10"/>
    <w:rsid w:val="005F2F3F"/>
    <w:rsid w:val="005F3365"/>
    <w:rsid w:val="005F3F26"/>
    <w:rsid w:val="005F5173"/>
    <w:rsid w:val="00603F95"/>
    <w:rsid w:val="006058EC"/>
    <w:rsid w:val="006063EB"/>
    <w:rsid w:val="006072FF"/>
    <w:rsid w:val="00607FDB"/>
    <w:rsid w:val="00613314"/>
    <w:rsid w:val="00613563"/>
    <w:rsid w:val="00617A2A"/>
    <w:rsid w:val="00617F49"/>
    <w:rsid w:val="006201C4"/>
    <w:rsid w:val="00621924"/>
    <w:rsid w:val="0062433F"/>
    <w:rsid w:val="0062690F"/>
    <w:rsid w:val="00627231"/>
    <w:rsid w:val="0063048E"/>
    <w:rsid w:val="00630DE7"/>
    <w:rsid w:val="00632656"/>
    <w:rsid w:val="00634226"/>
    <w:rsid w:val="00636B6E"/>
    <w:rsid w:val="0064014E"/>
    <w:rsid w:val="006407F1"/>
    <w:rsid w:val="00643760"/>
    <w:rsid w:val="00645182"/>
    <w:rsid w:val="00647554"/>
    <w:rsid w:val="00647F7F"/>
    <w:rsid w:val="00651ED5"/>
    <w:rsid w:val="0065226C"/>
    <w:rsid w:val="00652FE4"/>
    <w:rsid w:val="006537EB"/>
    <w:rsid w:val="00654584"/>
    <w:rsid w:val="00654765"/>
    <w:rsid w:val="0065598C"/>
    <w:rsid w:val="006609F2"/>
    <w:rsid w:val="006619B4"/>
    <w:rsid w:val="006620D6"/>
    <w:rsid w:val="006635D5"/>
    <w:rsid w:val="00663A18"/>
    <w:rsid w:val="006650DD"/>
    <w:rsid w:val="00665620"/>
    <w:rsid w:val="00666560"/>
    <w:rsid w:val="0066735C"/>
    <w:rsid w:val="00667E19"/>
    <w:rsid w:val="00671060"/>
    <w:rsid w:val="0067111D"/>
    <w:rsid w:val="006716B9"/>
    <w:rsid w:val="006727C2"/>
    <w:rsid w:val="006736DB"/>
    <w:rsid w:val="006744ED"/>
    <w:rsid w:val="00675C30"/>
    <w:rsid w:val="00676FCB"/>
    <w:rsid w:val="006840D8"/>
    <w:rsid w:val="00684BE6"/>
    <w:rsid w:val="0068595F"/>
    <w:rsid w:val="00690451"/>
    <w:rsid w:val="00690CAE"/>
    <w:rsid w:val="00690E05"/>
    <w:rsid w:val="00691BC0"/>
    <w:rsid w:val="006927DF"/>
    <w:rsid w:val="006927FD"/>
    <w:rsid w:val="0069321E"/>
    <w:rsid w:val="00693D9B"/>
    <w:rsid w:val="006944C6"/>
    <w:rsid w:val="006A09E1"/>
    <w:rsid w:val="006A270C"/>
    <w:rsid w:val="006A356A"/>
    <w:rsid w:val="006A3877"/>
    <w:rsid w:val="006A5B87"/>
    <w:rsid w:val="006A6A35"/>
    <w:rsid w:val="006A7488"/>
    <w:rsid w:val="006A7C8F"/>
    <w:rsid w:val="006B28A7"/>
    <w:rsid w:val="006B2F21"/>
    <w:rsid w:val="006B61BD"/>
    <w:rsid w:val="006C1847"/>
    <w:rsid w:val="006C1F9C"/>
    <w:rsid w:val="006C2774"/>
    <w:rsid w:val="006C480B"/>
    <w:rsid w:val="006C691C"/>
    <w:rsid w:val="006C729B"/>
    <w:rsid w:val="006D048B"/>
    <w:rsid w:val="006D101F"/>
    <w:rsid w:val="006D3C11"/>
    <w:rsid w:val="006D4B1B"/>
    <w:rsid w:val="006D4FBB"/>
    <w:rsid w:val="006D5EBC"/>
    <w:rsid w:val="006E070D"/>
    <w:rsid w:val="006E30B4"/>
    <w:rsid w:val="006E3FEF"/>
    <w:rsid w:val="006E5211"/>
    <w:rsid w:val="006E5EDD"/>
    <w:rsid w:val="006E694D"/>
    <w:rsid w:val="006F1170"/>
    <w:rsid w:val="006F31D7"/>
    <w:rsid w:val="006F36C2"/>
    <w:rsid w:val="00701A25"/>
    <w:rsid w:val="00701E53"/>
    <w:rsid w:val="00702D36"/>
    <w:rsid w:val="00702F54"/>
    <w:rsid w:val="007047B6"/>
    <w:rsid w:val="0070491F"/>
    <w:rsid w:val="0070519D"/>
    <w:rsid w:val="00706DDC"/>
    <w:rsid w:val="00710712"/>
    <w:rsid w:val="00710E0A"/>
    <w:rsid w:val="00711FEB"/>
    <w:rsid w:val="00712BBE"/>
    <w:rsid w:val="007164CC"/>
    <w:rsid w:val="0071753E"/>
    <w:rsid w:val="00717C01"/>
    <w:rsid w:val="00725875"/>
    <w:rsid w:val="007268AF"/>
    <w:rsid w:val="0073201B"/>
    <w:rsid w:val="007321B5"/>
    <w:rsid w:val="0073498A"/>
    <w:rsid w:val="00734BF6"/>
    <w:rsid w:val="00735EA0"/>
    <w:rsid w:val="007363F0"/>
    <w:rsid w:val="00742992"/>
    <w:rsid w:val="007447F7"/>
    <w:rsid w:val="00746CC3"/>
    <w:rsid w:val="0074784E"/>
    <w:rsid w:val="0075087B"/>
    <w:rsid w:val="00752AF0"/>
    <w:rsid w:val="00754010"/>
    <w:rsid w:val="00754583"/>
    <w:rsid w:val="0075695A"/>
    <w:rsid w:val="00757626"/>
    <w:rsid w:val="00760758"/>
    <w:rsid w:val="00760DC5"/>
    <w:rsid w:val="00763FFC"/>
    <w:rsid w:val="00767FA0"/>
    <w:rsid w:val="00770F0F"/>
    <w:rsid w:val="00775809"/>
    <w:rsid w:val="00775D2C"/>
    <w:rsid w:val="0077766C"/>
    <w:rsid w:val="00777792"/>
    <w:rsid w:val="0078127F"/>
    <w:rsid w:val="00781986"/>
    <w:rsid w:val="00783A24"/>
    <w:rsid w:val="00784A06"/>
    <w:rsid w:val="007903A8"/>
    <w:rsid w:val="0079130C"/>
    <w:rsid w:val="00792E07"/>
    <w:rsid w:val="00796088"/>
    <w:rsid w:val="00797174"/>
    <w:rsid w:val="00797DA8"/>
    <w:rsid w:val="007A056B"/>
    <w:rsid w:val="007A0E90"/>
    <w:rsid w:val="007A0ECB"/>
    <w:rsid w:val="007A36B4"/>
    <w:rsid w:val="007A4C0C"/>
    <w:rsid w:val="007A60F0"/>
    <w:rsid w:val="007A68DF"/>
    <w:rsid w:val="007A6D23"/>
    <w:rsid w:val="007A6DB7"/>
    <w:rsid w:val="007B0E90"/>
    <w:rsid w:val="007B11BA"/>
    <w:rsid w:val="007B3AF1"/>
    <w:rsid w:val="007B53E2"/>
    <w:rsid w:val="007B7372"/>
    <w:rsid w:val="007C0B51"/>
    <w:rsid w:val="007C29AF"/>
    <w:rsid w:val="007C6FEB"/>
    <w:rsid w:val="007D0735"/>
    <w:rsid w:val="007D164A"/>
    <w:rsid w:val="007D1EF5"/>
    <w:rsid w:val="007D2730"/>
    <w:rsid w:val="007D31BE"/>
    <w:rsid w:val="007D491A"/>
    <w:rsid w:val="007D5918"/>
    <w:rsid w:val="007D60BB"/>
    <w:rsid w:val="007D7776"/>
    <w:rsid w:val="007E1E6F"/>
    <w:rsid w:val="007E2567"/>
    <w:rsid w:val="007E4576"/>
    <w:rsid w:val="007E5A65"/>
    <w:rsid w:val="007E79DC"/>
    <w:rsid w:val="007F3E93"/>
    <w:rsid w:val="007F4B32"/>
    <w:rsid w:val="007F52AB"/>
    <w:rsid w:val="007F7F01"/>
    <w:rsid w:val="00807072"/>
    <w:rsid w:val="008142BB"/>
    <w:rsid w:val="00814FFB"/>
    <w:rsid w:val="008209B2"/>
    <w:rsid w:val="008218DE"/>
    <w:rsid w:val="00825412"/>
    <w:rsid w:val="00825A18"/>
    <w:rsid w:val="008264AF"/>
    <w:rsid w:val="00826E65"/>
    <w:rsid w:val="00827779"/>
    <w:rsid w:val="008278E2"/>
    <w:rsid w:val="00830708"/>
    <w:rsid w:val="00832C92"/>
    <w:rsid w:val="008335F7"/>
    <w:rsid w:val="0083398A"/>
    <w:rsid w:val="00834561"/>
    <w:rsid w:val="00834CA8"/>
    <w:rsid w:val="0083516C"/>
    <w:rsid w:val="00836067"/>
    <w:rsid w:val="008361B9"/>
    <w:rsid w:val="00836ADF"/>
    <w:rsid w:val="00841DCC"/>
    <w:rsid w:val="00842346"/>
    <w:rsid w:val="00842AEE"/>
    <w:rsid w:val="00843361"/>
    <w:rsid w:val="0084419A"/>
    <w:rsid w:val="00844EFA"/>
    <w:rsid w:val="00845BB5"/>
    <w:rsid w:val="008465A0"/>
    <w:rsid w:val="00847801"/>
    <w:rsid w:val="00847B2B"/>
    <w:rsid w:val="008539E0"/>
    <w:rsid w:val="00853F41"/>
    <w:rsid w:val="0085584E"/>
    <w:rsid w:val="00855ADE"/>
    <w:rsid w:val="00855DE0"/>
    <w:rsid w:val="008565EF"/>
    <w:rsid w:val="00856732"/>
    <w:rsid w:val="008572AD"/>
    <w:rsid w:val="00861F4A"/>
    <w:rsid w:val="00872167"/>
    <w:rsid w:val="00873354"/>
    <w:rsid w:val="00875AE3"/>
    <w:rsid w:val="0087778D"/>
    <w:rsid w:val="00881FEC"/>
    <w:rsid w:val="008823C4"/>
    <w:rsid w:val="008848D8"/>
    <w:rsid w:val="0088774F"/>
    <w:rsid w:val="00891784"/>
    <w:rsid w:val="00892014"/>
    <w:rsid w:val="0089248B"/>
    <w:rsid w:val="0089481F"/>
    <w:rsid w:val="008956EE"/>
    <w:rsid w:val="00896A08"/>
    <w:rsid w:val="008972AA"/>
    <w:rsid w:val="00897526"/>
    <w:rsid w:val="008A0BC1"/>
    <w:rsid w:val="008A0D21"/>
    <w:rsid w:val="008A1479"/>
    <w:rsid w:val="008A2940"/>
    <w:rsid w:val="008A4C96"/>
    <w:rsid w:val="008A63F4"/>
    <w:rsid w:val="008B076C"/>
    <w:rsid w:val="008C0C7E"/>
    <w:rsid w:val="008C3232"/>
    <w:rsid w:val="008C4A95"/>
    <w:rsid w:val="008C4E5B"/>
    <w:rsid w:val="008D0757"/>
    <w:rsid w:val="008D4424"/>
    <w:rsid w:val="008D6894"/>
    <w:rsid w:val="008D7CAE"/>
    <w:rsid w:val="008E05AB"/>
    <w:rsid w:val="008E1734"/>
    <w:rsid w:val="008E2ACD"/>
    <w:rsid w:val="008E2BF6"/>
    <w:rsid w:val="008E2C2C"/>
    <w:rsid w:val="008E629D"/>
    <w:rsid w:val="008E65DE"/>
    <w:rsid w:val="008E72A1"/>
    <w:rsid w:val="008E7882"/>
    <w:rsid w:val="008F0AA9"/>
    <w:rsid w:val="008F50B2"/>
    <w:rsid w:val="008F510E"/>
    <w:rsid w:val="008F5824"/>
    <w:rsid w:val="008F736B"/>
    <w:rsid w:val="009009BF"/>
    <w:rsid w:val="00901486"/>
    <w:rsid w:val="00903B51"/>
    <w:rsid w:val="009042B6"/>
    <w:rsid w:val="00905279"/>
    <w:rsid w:val="00906870"/>
    <w:rsid w:val="009079A4"/>
    <w:rsid w:val="009102DE"/>
    <w:rsid w:val="009142E1"/>
    <w:rsid w:val="00914A25"/>
    <w:rsid w:val="00917880"/>
    <w:rsid w:val="00917E6F"/>
    <w:rsid w:val="009209CA"/>
    <w:rsid w:val="00920DD5"/>
    <w:rsid w:val="00920E3C"/>
    <w:rsid w:val="00920F2F"/>
    <w:rsid w:val="00921E80"/>
    <w:rsid w:val="0092319F"/>
    <w:rsid w:val="009238D6"/>
    <w:rsid w:val="00925D70"/>
    <w:rsid w:val="0092697D"/>
    <w:rsid w:val="009276E3"/>
    <w:rsid w:val="009363DD"/>
    <w:rsid w:val="00937616"/>
    <w:rsid w:val="00940BD4"/>
    <w:rsid w:val="0094621A"/>
    <w:rsid w:val="00946E51"/>
    <w:rsid w:val="00947A29"/>
    <w:rsid w:val="009509CE"/>
    <w:rsid w:val="009514B9"/>
    <w:rsid w:val="009538B3"/>
    <w:rsid w:val="0095609F"/>
    <w:rsid w:val="00956896"/>
    <w:rsid w:val="009570EA"/>
    <w:rsid w:val="00957DF5"/>
    <w:rsid w:val="00957ECA"/>
    <w:rsid w:val="0096312F"/>
    <w:rsid w:val="00964562"/>
    <w:rsid w:val="0096692A"/>
    <w:rsid w:val="00966FF5"/>
    <w:rsid w:val="009702AB"/>
    <w:rsid w:val="009717C1"/>
    <w:rsid w:val="00971829"/>
    <w:rsid w:val="00972A00"/>
    <w:rsid w:val="00972F1A"/>
    <w:rsid w:val="00973F65"/>
    <w:rsid w:val="00974B3A"/>
    <w:rsid w:val="00977AB0"/>
    <w:rsid w:val="0098174B"/>
    <w:rsid w:val="00983C5A"/>
    <w:rsid w:val="009858DD"/>
    <w:rsid w:val="00985B04"/>
    <w:rsid w:val="00986212"/>
    <w:rsid w:val="009878FF"/>
    <w:rsid w:val="00991E12"/>
    <w:rsid w:val="0099215D"/>
    <w:rsid w:val="00993732"/>
    <w:rsid w:val="0099643F"/>
    <w:rsid w:val="009A061F"/>
    <w:rsid w:val="009A2EAF"/>
    <w:rsid w:val="009A5303"/>
    <w:rsid w:val="009A595C"/>
    <w:rsid w:val="009A5FEA"/>
    <w:rsid w:val="009A62BC"/>
    <w:rsid w:val="009B06DF"/>
    <w:rsid w:val="009B4F72"/>
    <w:rsid w:val="009B6440"/>
    <w:rsid w:val="009B66BB"/>
    <w:rsid w:val="009B74DE"/>
    <w:rsid w:val="009C0A77"/>
    <w:rsid w:val="009C1979"/>
    <w:rsid w:val="009C23FB"/>
    <w:rsid w:val="009C2B04"/>
    <w:rsid w:val="009C3812"/>
    <w:rsid w:val="009C65C1"/>
    <w:rsid w:val="009C6B1E"/>
    <w:rsid w:val="009C6E76"/>
    <w:rsid w:val="009C7893"/>
    <w:rsid w:val="009C7EEE"/>
    <w:rsid w:val="009D0222"/>
    <w:rsid w:val="009D09AF"/>
    <w:rsid w:val="009D229F"/>
    <w:rsid w:val="009D280D"/>
    <w:rsid w:val="009D4682"/>
    <w:rsid w:val="009E04BE"/>
    <w:rsid w:val="009E23D6"/>
    <w:rsid w:val="009E65AD"/>
    <w:rsid w:val="009E74DF"/>
    <w:rsid w:val="009F0A82"/>
    <w:rsid w:val="009F1403"/>
    <w:rsid w:val="009F197A"/>
    <w:rsid w:val="009F4F4B"/>
    <w:rsid w:val="009F53F2"/>
    <w:rsid w:val="00A00D42"/>
    <w:rsid w:val="00A02D9E"/>
    <w:rsid w:val="00A053D4"/>
    <w:rsid w:val="00A06A4E"/>
    <w:rsid w:val="00A06BA6"/>
    <w:rsid w:val="00A1003D"/>
    <w:rsid w:val="00A11A5C"/>
    <w:rsid w:val="00A11E53"/>
    <w:rsid w:val="00A12425"/>
    <w:rsid w:val="00A1494B"/>
    <w:rsid w:val="00A1641E"/>
    <w:rsid w:val="00A16D12"/>
    <w:rsid w:val="00A17656"/>
    <w:rsid w:val="00A21DE0"/>
    <w:rsid w:val="00A2239A"/>
    <w:rsid w:val="00A22777"/>
    <w:rsid w:val="00A227B3"/>
    <w:rsid w:val="00A23B62"/>
    <w:rsid w:val="00A23D2C"/>
    <w:rsid w:val="00A24AAB"/>
    <w:rsid w:val="00A24ECB"/>
    <w:rsid w:val="00A25CE7"/>
    <w:rsid w:val="00A274BE"/>
    <w:rsid w:val="00A31267"/>
    <w:rsid w:val="00A31F7B"/>
    <w:rsid w:val="00A37195"/>
    <w:rsid w:val="00A40328"/>
    <w:rsid w:val="00A43C0C"/>
    <w:rsid w:val="00A449D0"/>
    <w:rsid w:val="00A46B9E"/>
    <w:rsid w:val="00A46ED1"/>
    <w:rsid w:val="00A508FA"/>
    <w:rsid w:val="00A52199"/>
    <w:rsid w:val="00A546D5"/>
    <w:rsid w:val="00A55D36"/>
    <w:rsid w:val="00A57614"/>
    <w:rsid w:val="00A5765C"/>
    <w:rsid w:val="00A62F60"/>
    <w:rsid w:val="00A65081"/>
    <w:rsid w:val="00A653BF"/>
    <w:rsid w:val="00A667B1"/>
    <w:rsid w:val="00A677D1"/>
    <w:rsid w:val="00A679DC"/>
    <w:rsid w:val="00A67AC5"/>
    <w:rsid w:val="00A7069A"/>
    <w:rsid w:val="00A71DBE"/>
    <w:rsid w:val="00A7212A"/>
    <w:rsid w:val="00A73BF5"/>
    <w:rsid w:val="00A80CCB"/>
    <w:rsid w:val="00A815E3"/>
    <w:rsid w:val="00A82082"/>
    <w:rsid w:val="00A82305"/>
    <w:rsid w:val="00A83885"/>
    <w:rsid w:val="00A83CD4"/>
    <w:rsid w:val="00A84268"/>
    <w:rsid w:val="00A905A1"/>
    <w:rsid w:val="00A92E0B"/>
    <w:rsid w:val="00A94DCB"/>
    <w:rsid w:val="00A968B3"/>
    <w:rsid w:val="00A96C44"/>
    <w:rsid w:val="00A976EC"/>
    <w:rsid w:val="00A97B68"/>
    <w:rsid w:val="00AA0A5F"/>
    <w:rsid w:val="00AA0CC9"/>
    <w:rsid w:val="00AA2CBC"/>
    <w:rsid w:val="00AA38D7"/>
    <w:rsid w:val="00AA56A7"/>
    <w:rsid w:val="00AB02FC"/>
    <w:rsid w:val="00AB0A56"/>
    <w:rsid w:val="00AB0DD2"/>
    <w:rsid w:val="00AB1848"/>
    <w:rsid w:val="00AB208A"/>
    <w:rsid w:val="00AB23D8"/>
    <w:rsid w:val="00AB263D"/>
    <w:rsid w:val="00AB316B"/>
    <w:rsid w:val="00AB3F7E"/>
    <w:rsid w:val="00AB5021"/>
    <w:rsid w:val="00AB63E6"/>
    <w:rsid w:val="00AB6A64"/>
    <w:rsid w:val="00AB6CED"/>
    <w:rsid w:val="00AC2028"/>
    <w:rsid w:val="00AC4126"/>
    <w:rsid w:val="00AC5B59"/>
    <w:rsid w:val="00AD0A10"/>
    <w:rsid w:val="00AD2470"/>
    <w:rsid w:val="00AD2ABA"/>
    <w:rsid w:val="00AD4B55"/>
    <w:rsid w:val="00AD4FBA"/>
    <w:rsid w:val="00AD5091"/>
    <w:rsid w:val="00AD5611"/>
    <w:rsid w:val="00AD68A3"/>
    <w:rsid w:val="00AD6B98"/>
    <w:rsid w:val="00AD6D9A"/>
    <w:rsid w:val="00AE1E52"/>
    <w:rsid w:val="00AE2C73"/>
    <w:rsid w:val="00AE4EFB"/>
    <w:rsid w:val="00AE5A61"/>
    <w:rsid w:val="00AE68CF"/>
    <w:rsid w:val="00AE7760"/>
    <w:rsid w:val="00AF01D8"/>
    <w:rsid w:val="00AF0B7B"/>
    <w:rsid w:val="00AF1755"/>
    <w:rsid w:val="00AF20F7"/>
    <w:rsid w:val="00AF3ED2"/>
    <w:rsid w:val="00AF479A"/>
    <w:rsid w:val="00AF6E00"/>
    <w:rsid w:val="00AF7B95"/>
    <w:rsid w:val="00B01510"/>
    <w:rsid w:val="00B03359"/>
    <w:rsid w:val="00B03425"/>
    <w:rsid w:val="00B11C41"/>
    <w:rsid w:val="00B12A42"/>
    <w:rsid w:val="00B12E7B"/>
    <w:rsid w:val="00B13543"/>
    <w:rsid w:val="00B15C13"/>
    <w:rsid w:val="00B21983"/>
    <w:rsid w:val="00B22E6A"/>
    <w:rsid w:val="00B25397"/>
    <w:rsid w:val="00B259F7"/>
    <w:rsid w:val="00B2699A"/>
    <w:rsid w:val="00B2783B"/>
    <w:rsid w:val="00B30584"/>
    <w:rsid w:val="00B318B1"/>
    <w:rsid w:val="00B3207B"/>
    <w:rsid w:val="00B36639"/>
    <w:rsid w:val="00B37B18"/>
    <w:rsid w:val="00B40403"/>
    <w:rsid w:val="00B40D41"/>
    <w:rsid w:val="00B415F1"/>
    <w:rsid w:val="00B43578"/>
    <w:rsid w:val="00B43AAF"/>
    <w:rsid w:val="00B45053"/>
    <w:rsid w:val="00B456F1"/>
    <w:rsid w:val="00B502C7"/>
    <w:rsid w:val="00B5630C"/>
    <w:rsid w:val="00B56313"/>
    <w:rsid w:val="00B56F1C"/>
    <w:rsid w:val="00B5709B"/>
    <w:rsid w:val="00B61D21"/>
    <w:rsid w:val="00B61D6B"/>
    <w:rsid w:val="00B623F0"/>
    <w:rsid w:val="00B64475"/>
    <w:rsid w:val="00B65EA0"/>
    <w:rsid w:val="00B66D2E"/>
    <w:rsid w:val="00B67392"/>
    <w:rsid w:val="00B67510"/>
    <w:rsid w:val="00B709F7"/>
    <w:rsid w:val="00B73275"/>
    <w:rsid w:val="00B736F3"/>
    <w:rsid w:val="00B757DB"/>
    <w:rsid w:val="00B763E0"/>
    <w:rsid w:val="00B8033B"/>
    <w:rsid w:val="00B80CDC"/>
    <w:rsid w:val="00B81149"/>
    <w:rsid w:val="00B827DB"/>
    <w:rsid w:val="00B856A6"/>
    <w:rsid w:val="00B863E9"/>
    <w:rsid w:val="00B86623"/>
    <w:rsid w:val="00B90754"/>
    <w:rsid w:val="00B918A7"/>
    <w:rsid w:val="00B96688"/>
    <w:rsid w:val="00B96C0D"/>
    <w:rsid w:val="00B97F96"/>
    <w:rsid w:val="00BA0EC4"/>
    <w:rsid w:val="00BA0EF6"/>
    <w:rsid w:val="00BA2DB0"/>
    <w:rsid w:val="00BA4AB3"/>
    <w:rsid w:val="00BA618E"/>
    <w:rsid w:val="00BA620A"/>
    <w:rsid w:val="00BA65D8"/>
    <w:rsid w:val="00BB2967"/>
    <w:rsid w:val="00BB381C"/>
    <w:rsid w:val="00BB4000"/>
    <w:rsid w:val="00BB4FAF"/>
    <w:rsid w:val="00BB7B30"/>
    <w:rsid w:val="00BC0359"/>
    <w:rsid w:val="00BC2E12"/>
    <w:rsid w:val="00BC3770"/>
    <w:rsid w:val="00BC5B5F"/>
    <w:rsid w:val="00BC6724"/>
    <w:rsid w:val="00BC6CC5"/>
    <w:rsid w:val="00BC702A"/>
    <w:rsid w:val="00BD0E3B"/>
    <w:rsid w:val="00BD221C"/>
    <w:rsid w:val="00BD7EFB"/>
    <w:rsid w:val="00BE055B"/>
    <w:rsid w:val="00BE0DA0"/>
    <w:rsid w:val="00BE2BB4"/>
    <w:rsid w:val="00BE4DAD"/>
    <w:rsid w:val="00BF12D2"/>
    <w:rsid w:val="00BF2E4B"/>
    <w:rsid w:val="00BF31A7"/>
    <w:rsid w:val="00BF4C0B"/>
    <w:rsid w:val="00BF5D25"/>
    <w:rsid w:val="00BF5E57"/>
    <w:rsid w:val="00C04CA1"/>
    <w:rsid w:val="00C04DF6"/>
    <w:rsid w:val="00C06256"/>
    <w:rsid w:val="00C1271C"/>
    <w:rsid w:val="00C15369"/>
    <w:rsid w:val="00C16726"/>
    <w:rsid w:val="00C23467"/>
    <w:rsid w:val="00C26A20"/>
    <w:rsid w:val="00C26B6B"/>
    <w:rsid w:val="00C26B97"/>
    <w:rsid w:val="00C26DC4"/>
    <w:rsid w:val="00C273CD"/>
    <w:rsid w:val="00C276B0"/>
    <w:rsid w:val="00C27FAF"/>
    <w:rsid w:val="00C31FF7"/>
    <w:rsid w:val="00C32005"/>
    <w:rsid w:val="00C333A2"/>
    <w:rsid w:val="00C40760"/>
    <w:rsid w:val="00C411D0"/>
    <w:rsid w:val="00C435BA"/>
    <w:rsid w:val="00C4371F"/>
    <w:rsid w:val="00C47F83"/>
    <w:rsid w:val="00C514C5"/>
    <w:rsid w:val="00C535DF"/>
    <w:rsid w:val="00C54615"/>
    <w:rsid w:val="00C547B1"/>
    <w:rsid w:val="00C56135"/>
    <w:rsid w:val="00C56D79"/>
    <w:rsid w:val="00C60525"/>
    <w:rsid w:val="00C62DE8"/>
    <w:rsid w:val="00C64BF9"/>
    <w:rsid w:val="00C7067A"/>
    <w:rsid w:val="00C737E9"/>
    <w:rsid w:val="00C74263"/>
    <w:rsid w:val="00C745A3"/>
    <w:rsid w:val="00C752D7"/>
    <w:rsid w:val="00C76180"/>
    <w:rsid w:val="00C82C14"/>
    <w:rsid w:val="00C875E7"/>
    <w:rsid w:val="00C92E90"/>
    <w:rsid w:val="00C931F6"/>
    <w:rsid w:val="00C93717"/>
    <w:rsid w:val="00C94B7F"/>
    <w:rsid w:val="00C95D87"/>
    <w:rsid w:val="00C96962"/>
    <w:rsid w:val="00C9715D"/>
    <w:rsid w:val="00CA2B16"/>
    <w:rsid w:val="00CA318D"/>
    <w:rsid w:val="00CA3703"/>
    <w:rsid w:val="00CB31E1"/>
    <w:rsid w:val="00CB3578"/>
    <w:rsid w:val="00CB6EBB"/>
    <w:rsid w:val="00CC2B93"/>
    <w:rsid w:val="00CC3519"/>
    <w:rsid w:val="00CC3725"/>
    <w:rsid w:val="00CC4089"/>
    <w:rsid w:val="00CC7E64"/>
    <w:rsid w:val="00CD310F"/>
    <w:rsid w:val="00CD6E08"/>
    <w:rsid w:val="00CE2888"/>
    <w:rsid w:val="00CF057B"/>
    <w:rsid w:val="00CF16B5"/>
    <w:rsid w:val="00CF254B"/>
    <w:rsid w:val="00CF2684"/>
    <w:rsid w:val="00CF2D15"/>
    <w:rsid w:val="00CF314E"/>
    <w:rsid w:val="00CF47AF"/>
    <w:rsid w:val="00CF69D3"/>
    <w:rsid w:val="00D00137"/>
    <w:rsid w:val="00D01C9A"/>
    <w:rsid w:val="00D025CE"/>
    <w:rsid w:val="00D05BEC"/>
    <w:rsid w:val="00D064FA"/>
    <w:rsid w:val="00D06AE1"/>
    <w:rsid w:val="00D071B8"/>
    <w:rsid w:val="00D0778C"/>
    <w:rsid w:val="00D146ED"/>
    <w:rsid w:val="00D149C3"/>
    <w:rsid w:val="00D15FE2"/>
    <w:rsid w:val="00D16F61"/>
    <w:rsid w:val="00D1703B"/>
    <w:rsid w:val="00D17ABF"/>
    <w:rsid w:val="00D212B6"/>
    <w:rsid w:val="00D22AC2"/>
    <w:rsid w:val="00D234BA"/>
    <w:rsid w:val="00D27A02"/>
    <w:rsid w:val="00D32150"/>
    <w:rsid w:val="00D32336"/>
    <w:rsid w:val="00D32E96"/>
    <w:rsid w:val="00D332B6"/>
    <w:rsid w:val="00D339A4"/>
    <w:rsid w:val="00D340BE"/>
    <w:rsid w:val="00D37203"/>
    <w:rsid w:val="00D416AE"/>
    <w:rsid w:val="00D42A75"/>
    <w:rsid w:val="00D43BFC"/>
    <w:rsid w:val="00D43CED"/>
    <w:rsid w:val="00D4529F"/>
    <w:rsid w:val="00D4596E"/>
    <w:rsid w:val="00D52A5D"/>
    <w:rsid w:val="00D55CF2"/>
    <w:rsid w:val="00D619A7"/>
    <w:rsid w:val="00D62142"/>
    <w:rsid w:val="00D644B9"/>
    <w:rsid w:val="00D66D64"/>
    <w:rsid w:val="00D70789"/>
    <w:rsid w:val="00D72991"/>
    <w:rsid w:val="00D72F67"/>
    <w:rsid w:val="00D7404E"/>
    <w:rsid w:val="00D74CF9"/>
    <w:rsid w:val="00D74E52"/>
    <w:rsid w:val="00D76F07"/>
    <w:rsid w:val="00D803C9"/>
    <w:rsid w:val="00D819D0"/>
    <w:rsid w:val="00D825C9"/>
    <w:rsid w:val="00D82E59"/>
    <w:rsid w:val="00D83000"/>
    <w:rsid w:val="00D837E0"/>
    <w:rsid w:val="00D83EB6"/>
    <w:rsid w:val="00D85374"/>
    <w:rsid w:val="00D86E0C"/>
    <w:rsid w:val="00D907A2"/>
    <w:rsid w:val="00D90858"/>
    <w:rsid w:val="00DA0337"/>
    <w:rsid w:val="00DA1A5E"/>
    <w:rsid w:val="00DA2689"/>
    <w:rsid w:val="00DA26C5"/>
    <w:rsid w:val="00DA279B"/>
    <w:rsid w:val="00DA2ED3"/>
    <w:rsid w:val="00DA667A"/>
    <w:rsid w:val="00DA6A76"/>
    <w:rsid w:val="00DB183A"/>
    <w:rsid w:val="00DB19BA"/>
    <w:rsid w:val="00DB53CE"/>
    <w:rsid w:val="00DC20F5"/>
    <w:rsid w:val="00DC38C9"/>
    <w:rsid w:val="00DC3C93"/>
    <w:rsid w:val="00DC3EF0"/>
    <w:rsid w:val="00DC4278"/>
    <w:rsid w:val="00DC445E"/>
    <w:rsid w:val="00DC5413"/>
    <w:rsid w:val="00DC5477"/>
    <w:rsid w:val="00DD20E7"/>
    <w:rsid w:val="00DD36D7"/>
    <w:rsid w:val="00DD39F7"/>
    <w:rsid w:val="00DD4270"/>
    <w:rsid w:val="00DD5ECD"/>
    <w:rsid w:val="00DD6CF4"/>
    <w:rsid w:val="00DD7B30"/>
    <w:rsid w:val="00DE185D"/>
    <w:rsid w:val="00DE4779"/>
    <w:rsid w:val="00DF056B"/>
    <w:rsid w:val="00DF5CC3"/>
    <w:rsid w:val="00E013E2"/>
    <w:rsid w:val="00E027A0"/>
    <w:rsid w:val="00E03E37"/>
    <w:rsid w:val="00E05E47"/>
    <w:rsid w:val="00E060D4"/>
    <w:rsid w:val="00E061FD"/>
    <w:rsid w:val="00E06426"/>
    <w:rsid w:val="00E07C86"/>
    <w:rsid w:val="00E12443"/>
    <w:rsid w:val="00E138C1"/>
    <w:rsid w:val="00E16423"/>
    <w:rsid w:val="00E1669B"/>
    <w:rsid w:val="00E17473"/>
    <w:rsid w:val="00E17554"/>
    <w:rsid w:val="00E178D0"/>
    <w:rsid w:val="00E214BD"/>
    <w:rsid w:val="00E21F02"/>
    <w:rsid w:val="00E22FBB"/>
    <w:rsid w:val="00E256D7"/>
    <w:rsid w:val="00E2640E"/>
    <w:rsid w:val="00E3035E"/>
    <w:rsid w:val="00E303AC"/>
    <w:rsid w:val="00E351A1"/>
    <w:rsid w:val="00E36E53"/>
    <w:rsid w:val="00E37190"/>
    <w:rsid w:val="00E376BD"/>
    <w:rsid w:val="00E376E0"/>
    <w:rsid w:val="00E37E25"/>
    <w:rsid w:val="00E37EDB"/>
    <w:rsid w:val="00E40E52"/>
    <w:rsid w:val="00E40F73"/>
    <w:rsid w:val="00E41846"/>
    <w:rsid w:val="00E41D3C"/>
    <w:rsid w:val="00E42D71"/>
    <w:rsid w:val="00E454C5"/>
    <w:rsid w:val="00E4682F"/>
    <w:rsid w:val="00E47864"/>
    <w:rsid w:val="00E55E1A"/>
    <w:rsid w:val="00E625A7"/>
    <w:rsid w:val="00E63087"/>
    <w:rsid w:val="00E65ABE"/>
    <w:rsid w:val="00E66F80"/>
    <w:rsid w:val="00E7015D"/>
    <w:rsid w:val="00E7113A"/>
    <w:rsid w:val="00E71E05"/>
    <w:rsid w:val="00E72294"/>
    <w:rsid w:val="00E72F0E"/>
    <w:rsid w:val="00E73428"/>
    <w:rsid w:val="00E73815"/>
    <w:rsid w:val="00E7432F"/>
    <w:rsid w:val="00E75614"/>
    <w:rsid w:val="00E76787"/>
    <w:rsid w:val="00E76B57"/>
    <w:rsid w:val="00E76C83"/>
    <w:rsid w:val="00E76F15"/>
    <w:rsid w:val="00E779D5"/>
    <w:rsid w:val="00E77E42"/>
    <w:rsid w:val="00E80685"/>
    <w:rsid w:val="00E8085B"/>
    <w:rsid w:val="00E80916"/>
    <w:rsid w:val="00E80CA2"/>
    <w:rsid w:val="00E813BA"/>
    <w:rsid w:val="00E81C27"/>
    <w:rsid w:val="00E84B09"/>
    <w:rsid w:val="00E9219D"/>
    <w:rsid w:val="00E928A7"/>
    <w:rsid w:val="00E96059"/>
    <w:rsid w:val="00E960EA"/>
    <w:rsid w:val="00E96FB1"/>
    <w:rsid w:val="00E97151"/>
    <w:rsid w:val="00EA2BE1"/>
    <w:rsid w:val="00EA611F"/>
    <w:rsid w:val="00EA6B91"/>
    <w:rsid w:val="00EB1732"/>
    <w:rsid w:val="00EB20C7"/>
    <w:rsid w:val="00EB24BA"/>
    <w:rsid w:val="00EB4F71"/>
    <w:rsid w:val="00EB5184"/>
    <w:rsid w:val="00EB5AE4"/>
    <w:rsid w:val="00EC243C"/>
    <w:rsid w:val="00EC3425"/>
    <w:rsid w:val="00EC464C"/>
    <w:rsid w:val="00EC5B90"/>
    <w:rsid w:val="00EC5E7C"/>
    <w:rsid w:val="00EC5F88"/>
    <w:rsid w:val="00EC63AC"/>
    <w:rsid w:val="00EC6D94"/>
    <w:rsid w:val="00EC71BB"/>
    <w:rsid w:val="00ED03AB"/>
    <w:rsid w:val="00ED0DDE"/>
    <w:rsid w:val="00ED2BAE"/>
    <w:rsid w:val="00ED30A2"/>
    <w:rsid w:val="00ED6340"/>
    <w:rsid w:val="00EE333F"/>
    <w:rsid w:val="00EE74F3"/>
    <w:rsid w:val="00EE79E2"/>
    <w:rsid w:val="00EF24DE"/>
    <w:rsid w:val="00EF3EFF"/>
    <w:rsid w:val="00EF6F2F"/>
    <w:rsid w:val="00EF7669"/>
    <w:rsid w:val="00EF7BC1"/>
    <w:rsid w:val="00F0156A"/>
    <w:rsid w:val="00F01A84"/>
    <w:rsid w:val="00F03860"/>
    <w:rsid w:val="00F06BAA"/>
    <w:rsid w:val="00F11117"/>
    <w:rsid w:val="00F11E09"/>
    <w:rsid w:val="00F12B85"/>
    <w:rsid w:val="00F150C4"/>
    <w:rsid w:val="00F16EFB"/>
    <w:rsid w:val="00F258F9"/>
    <w:rsid w:val="00F259AB"/>
    <w:rsid w:val="00F319DE"/>
    <w:rsid w:val="00F32916"/>
    <w:rsid w:val="00F40D87"/>
    <w:rsid w:val="00F41075"/>
    <w:rsid w:val="00F4129D"/>
    <w:rsid w:val="00F44D59"/>
    <w:rsid w:val="00F47729"/>
    <w:rsid w:val="00F511C9"/>
    <w:rsid w:val="00F512A0"/>
    <w:rsid w:val="00F51E16"/>
    <w:rsid w:val="00F524B1"/>
    <w:rsid w:val="00F525DC"/>
    <w:rsid w:val="00F5302F"/>
    <w:rsid w:val="00F563A4"/>
    <w:rsid w:val="00F56F5B"/>
    <w:rsid w:val="00F5782C"/>
    <w:rsid w:val="00F601FF"/>
    <w:rsid w:val="00F60F6F"/>
    <w:rsid w:val="00F60FFE"/>
    <w:rsid w:val="00F6129E"/>
    <w:rsid w:val="00F61BB9"/>
    <w:rsid w:val="00F61BDE"/>
    <w:rsid w:val="00F63977"/>
    <w:rsid w:val="00F63C70"/>
    <w:rsid w:val="00F6651D"/>
    <w:rsid w:val="00F66B30"/>
    <w:rsid w:val="00F715E0"/>
    <w:rsid w:val="00F72895"/>
    <w:rsid w:val="00F74DBB"/>
    <w:rsid w:val="00F76E58"/>
    <w:rsid w:val="00F771A0"/>
    <w:rsid w:val="00F802AD"/>
    <w:rsid w:val="00F80A7D"/>
    <w:rsid w:val="00F83C3E"/>
    <w:rsid w:val="00F84DA7"/>
    <w:rsid w:val="00F85398"/>
    <w:rsid w:val="00F85B85"/>
    <w:rsid w:val="00F86F15"/>
    <w:rsid w:val="00F873D4"/>
    <w:rsid w:val="00F87482"/>
    <w:rsid w:val="00F87FA8"/>
    <w:rsid w:val="00F93FE3"/>
    <w:rsid w:val="00F949FB"/>
    <w:rsid w:val="00F96F96"/>
    <w:rsid w:val="00F97ECC"/>
    <w:rsid w:val="00FA02BD"/>
    <w:rsid w:val="00FA3461"/>
    <w:rsid w:val="00FA614D"/>
    <w:rsid w:val="00FA79A7"/>
    <w:rsid w:val="00FA7ACF"/>
    <w:rsid w:val="00FB0D39"/>
    <w:rsid w:val="00FB4406"/>
    <w:rsid w:val="00FB5A4B"/>
    <w:rsid w:val="00FC0410"/>
    <w:rsid w:val="00FC2F37"/>
    <w:rsid w:val="00FC50B5"/>
    <w:rsid w:val="00FC5121"/>
    <w:rsid w:val="00FC5347"/>
    <w:rsid w:val="00FC747A"/>
    <w:rsid w:val="00FC7801"/>
    <w:rsid w:val="00FD1C24"/>
    <w:rsid w:val="00FD403D"/>
    <w:rsid w:val="00FD6918"/>
    <w:rsid w:val="00FD6C43"/>
    <w:rsid w:val="00FD6EF9"/>
    <w:rsid w:val="00FE06FA"/>
    <w:rsid w:val="00FE094B"/>
    <w:rsid w:val="00FE105E"/>
    <w:rsid w:val="00FE2666"/>
    <w:rsid w:val="00FE3852"/>
    <w:rsid w:val="00FE4D33"/>
    <w:rsid w:val="00FE74C0"/>
    <w:rsid w:val="00FF6569"/>
    <w:rsid w:val="00FF6E9F"/>
    <w:rsid w:val="00FF78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DADC3"/>
  <w15:chartTrackingRefBased/>
  <w15:docId w15:val="{DC009631-3580-465E-A22D-E9DDE23E8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9E5"/>
  </w:style>
  <w:style w:type="paragraph" w:styleId="Heading1">
    <w:name w:val="heading 1"/>
    <w:basedOn w:val="Normal"/>
    <w:next w:val="Normal"/>
    <w:link w:val="Heading1Char"/>
    <w:uiPriority w:val="9"/>
    <w:qFormat/>
    <w:rsid w:val="00E478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78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78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78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78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7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8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78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78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8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78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7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864"/>
    <w:rPr>
      <w:rFonts w:eastAsiaTheme="majorEastAsia" w:cstheme="majorBidi"/>
      <w:color w:val="272727" w:themeColor="text1" w:themeTint="D8"/>
    </w:rPr>
  </w:style>
  <w:style w:type="paragraph" w:styleId="Title">
    <w:name w:val="Title"/>
    <w:basedOn w:val="Normal"/>
    <w:next w:val="Normal"/>
    <w:link w:val="TitleChar"/>
    <w:uiPriority w:val="10"/>
    <w:qFormat/>
    <w:rsid w:val="00E47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864"/>
    <w:pPr>
      <w:spacing w:before="160"/>
      <w:jc w:val="center"/>
    </w:pPr>
    <w:rPr>
      <w:i/>
      <w:iCs/>
      <w:color w:val="404040" w:themeColor="text1" w:themeTint="BF"/>
    </w:rPr>
  </w:style>
  <w:style w:type="character" w:customStyle="1" w:styleId="QuoteChar">
    <w:name w:val="Quote Char"/>
    <w:basedOn w:val="DefaultParagraphFont"/>
    <w:link w:val="Quote"/>
    <w:uiPriority w:val="29"/>
    <w:rsid w:val="00E47864"/>
    <w:rPr>
      <w:i/>
      <w:iCs/>
      <w:color w:val="404040" w:themeColor="text1" w:themeTint="BF"/>
    </w:rPr>
  </w:style>
  <w:style w:type="paragraph" w:styleId="ListParagraph">
    <w:name w:val="List Paragraph"/>
    <w:basedOn w:val="Normal"/>
    <w:uiPriority w:val="34"/>
    <w:qFormat/>
    <w:rsid w:val="00E47864"/>
    <w:pPr>
      <w:ind w:left="720"/>
      <w:contextualSpacing/>
    </w:pPr>
  </w:style>
  <w:style w:type="character" w:styleId="IntenseEmphasis">
    <w:name w:val="Intense Emphasis"/>
    <w:basedOn w:val="DefaultParagraphFont"/>
    <w:uiPriority w:val="21"/>
    <w:qFormat/>
    <w:rsid w:val="00E47864"/>
    <w:rPr>
      <w:i/>
      <w:iCs/>
      <w:color w:val="2F5496" w:themeColor="accent1" w:themeShade="BF"/>
    </w:rPr>
  </w:style>
  <w:style w:type="paragraph" w:styleId="IntenseQuote">
    <w:name w:val="Intense Quote"/>
    <w:basedOn w:val="Normal"/>
    <w:next w:val="Normal"/>
    <w:link w:val="IntenseQuoteChar"/>
    <w:uiPriority w:val="30"/>
    <w:qFormat/>
    <w:rsid w:val="00E47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864"/>
    <w:rPr>
      <w:i/>
      <w:iCs/>
      <w:color w:val="2F5496" w:themeColor="accent1" w:themeShade="BF"/>
    </w:rPr>
  </w:style>
  <w:style w:type="character" w:styleId="IntenseReference">
    <w:name w:val="Intense Reference"/>
    <w:basedOn w:val="DefaultParagraphFont"/>
    <w:uiPriority w:val="32"/>
    <w:qFormat/>
    <w:rsid w:val="00E47864"/>
    <w:rPr>
      <w:b/>
      <w:bCs/>
      <w:smallCaps/>
      <w:color w:val="2F5496" w:themeColor="accent1" w:themeShade="BF"/>
      <w:spacing w:val="5"/>
    </w:rPr>
  </w:style>
  <w:style w:type="character" w:customStyle="1" w:styleId="ts-alignment-element">
    <w:name w:val="ts-alignment-element"/>
    <w:basedOn w:val="DefaultParagraphFont"/>
    <w:rsid w:val="008F0AA9"/>
  </w:style>
  <w:style w:type="character" w:customStyle="1" w:styleId="ts-alignment-element-highlighted">
    <w:name w:val="ts-alignment-element-highlighted"/>
    <w:basedOn w:val="DefaultParagraphFont"/>
    <w:rsid w:val="00AE5A61"/>
  </w:style>
  <w:style w:type="character" w:customStyle="1" w:styleId="rynqvb">
    <w:name w:val="rynqvb"/>
    <w:basedOn w:val="DefaultParagraphFont"/>
    <w:rsid w:val="002D1BA3"/>
  </w:style>
  <w:style w:type="paragraph" w:styleId="PlainText">
    <w:name w:val="Plain Text"/>
    <w:basedOn w:val="Normal"/>
    <w:link w:val="PlainTextChar"/>
    <w:uiPriority w:val="99"/>
    <w:unhideWhenUsed/>
    <w:rsid w:val="008C4E5B"/>
    <w:pPr>
      <w:spacing w:after="0" w:line="240" w:lineRule="auto"/>
    </w:pPr>
    <w:rPr>
      <w:rFonts w:ascii="Calibri" w:eastAsia="Times New Roman" w:hAnsi="Calibri"/>
      <w:szCs w:val="21"/>
    </w:rPr>
  </w:style>
  <w:style w:type="character" w:customStyle="1" w:styleId="PlainTextChar">
    <w:name w:val="Plain Text Char"/>
    <w:basedOn w:val="DefaultParagraphFont"/>
    <w:link w:val="PlainText"/>
    <w:uiPriority w:val="99"/>
    <w:rsid w:val="008C4E5B"/>
    <w:rPr>
      <w:rFonts w:ascii="Calibri" w:eastAsia="Times New Roman" w:hAnsi="Calibri"/>
      <w:szCs w:val="21"/>
    </w:rPr>
  </w:style>
  <w:style w:type="character" w:customStyle="1" w:styleId="ztplmc">
    <w:name w:val="ztplmc"/>
    <w:basedOn w:val="DefaultParagraphFont"/>
    <w:rsid w:val="00FA02BD"/>
  </w:style>
  <w:style w:type="paragraph" w:styleId="HTMLPreformatted">
    <w:name w:val="HTML Preformatted"/>
    <w:basedOn w:val="Normal"/>
    <w:link w:val="HTMLPreformattedChar"/>
    <w:uiPriority w:val="99"/>
    <w:unhideWhenUsed/>
    <w:rsid w:val="00A22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A2239A"/>
    <w:rPr>
      <w:rFonts w:ascii="Courier New" w:eastAsia="Times New Roman" w:hAnsi="Courier New" w:cs="Courier New"/>
      <w:kern w:val="0"/>
      <w:sz w:val="20"/>
      <w:szCs w:val="20"/>
      <w14:ligatures w14:val="none"/>
    </w:rPr>
  </w:style>
  <w:style w:type="character" w:customStyle="1" w:styleId="y2iqfc">
    <w:name w:val="y2iqfc"/>
    <w:basedOn w:val="DefaultParagraphFont"/>
    <w:rsid w:val="00A2239A"/>
  </w:style>
  <w:style w:type="character" w:styleId="Hyperlink">
    <w:name w:val="Hyperlink"/>
    <w:basedOn w:val="DefaultParagraphFont"/>
    <w:uiPriority w:val="99"/>
    <w:unhideWhenUsed/>
    <w:rsid w:val="0007275D"/>
    <w:rPr>
      <w:color w:val="0563C1" w:themeColor="hyperlink"/>
      <w:u w:val="single"/>
    </w:rPr>
  </w:style>
  <w:style w:type="character" w:styleId="UnresolvedMention">
    <w:name w:val="Unresolved Mention"/>
    <w:basedOn w:val="DefaultParagraphFont"/>
    <w:uiPriority w:val="99"/>
    <w:semiHidden/>
    <w:unhideWhenUsed/>
    <w:rsid w:val="0007275D"/>
    <w:rPr>
      <w:color w:val="605E5C"/>
      <w:shd w:val="clear" w:color="auto" w:fill="E1DFDD"/>
    </w:rPr>
  </w:style>
  <w:style w:type="paragraph" w:styleId="Date">
    <w:name w:val="Date"/>
    <w:basedOn w:val="Normal"/>
    <w:next w:val="Normal"/>
    <w:link w:val="DateChar"/>
    <w:uiPriority w:val="99"/>
    <w:semiHidden/>
    <w:unhideWhenUsed/>
    <w:rsid w:val="00956896"/>
  </w:style>
  <w:style w:type="character" w:customStyle="1" w:styleId="DateChar">
    <w:name w:val="Date Char"/>
    <w:basedOn w:val="DefaultParagraphFont"/>
    <w:link w:val="Date"/>
    <w:uiPriority w:val="99"/>
    <w:semiHidden/>
    <w:rsid w:val="00956896"/>
  </w:style>
  <w:style w:type="table" w:styleId="TableGrid">
    <w:name w:val="Table Grid"/>
    <w:basedOn w:val="TableNormal"/>
    <w:uiPriority w:val="39"/>
    <w:rsid w:val="00BF5D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162FD"/>
    <w:rPr>
      <w:color w:val="954F72" w:themeColor="followedHyperlink"/>
      <w:u w:val="single"/>
    </w:rPr>
  </w:style>
  <w:style w:type="paragraph" w:styleId="NormalWeb">
    <w:name w:val="Normal (Web)"/>
    <w:basedOn w:val="Normal"/>
    <w:uiPriority w:val="99"/>
    <w:semiHidden/>
    <w:unhideWhenUsed/>
    <w:rsid w:val="004558C5"/>
    <w:rPr>
      <w:rFonts w:ascii="Times New Roman" w:hAnsi="Times New Roman" w:cs="Times New Roman"/>
      <w:sz w:val="24"/>
      <w:szCs w:val="24"/>
    </w:rPr>
  </w:style>
  <w:style w:type="paragraph" w:styleId="Header">
    <w:name w:val="header"/>
    <w:basedOn w:val="Normal"/>
    <w:link w:val="HeaderChar"/>
    <w:uiPriority w:val="99"/>
    <w:unhideWhenUsed/>
    <w:rsid w:val="00BE2B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2BB4"/>
  </w:style>
  <w:style w:type="paragraph" w:styleId="Footer">
    <w:name w:val="footer"/>
    <w:basedOn w:val="Normal"/>
    <w:link w:val="FooterChar"/>
    <w:uiPriority w:val="99"/>
    <w:unhideWhenUsed/>
    <w:rsid w:val="00BE2B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2B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4870">
      <w:bodyDiv w:val="1"/>
      <w:marLeft w:val="0"/>
      <w:marRight w:val="0"/>
      <w:marTop w:val="0"/>
      <w:marBottom w:val="0"/>
      <w:divBdr>
        <w:top w:val="none" w:sz="0" w:space="0" w:color="auto"/>
        <w:left w:val="none" w:sz="0" w:space="0" w:color="auto"/>
        <w:bottom w:val="none" w:sz="0" w:space="0" w:color="auto"/>
        <w:right w:val="none" w:sz="0" w:space="0" w:color="auto"/>
      </w:divBdr>
    </w:div>
    <w:div w:id="17238735">
      <w:bodyDiv w:val="1"/>
      <w:marLeft w:val="0"/>
      <w:marRight w:val="0"/>
      <w:marTop w:val="0"/>
      <w:marBottom w:val="0"/>
      <w:divBdr>
        <w:top w:val="none" w:sz="0" w:space="0" w:color="auto"/>
        <w:left w:val="none" w:sz="0" w:space="0" w:color="auto"/>
        <w:bottom w:val="none" w:sz="0" w:space="0" w:color="auto"/>
        <w:right w:val="none" w:sz="0" w:space="0" w:color="auto"/>
      </w:divBdr>
    </w:div>
    <w:div w:id="82846446">
      <w:bodyDiv w:val="1"/>
      <w:marLeft w:val="0"/>
      <w:marRight w:val="0"/>
      <w:marTop w:val="0"/>
      <w:marBottom w:val="0"/>
      <w:divBdr>
        <w:top w:val="none" w:sz="0" w:space="0" w:color="auto"/>
        <w:left w:val="none" w:sz="0" w:space="0" w:color="auto"/>
        <w:bottom w:val="none" w:sz="0" w:space="0" w:color="auto"/>
        <w:right w:val="none" w:sz="0" w:space="0" w:color="auto"/>
      </w:divBdr>
    </w:div>
    <w:div w:id="125709633">
      <w:bodyDiv w:val="1"/>
      <w:marLeft w:val="0"/>
      <w:marRight w:val="0"/>
      <w:marTop w:val="0"/>
      <w:marBottom w:val="0"/>
      <w:divBdr>
        <w:top w:val="none" w:sz="0" w:space="0" w:color="auto"/>
        <w:left w:val="none" w:sz="0" w:space="0" w:color="auto"/>
        <w:bottom w:val="none" w:sz="0" w:space="0" w:color="auto"/>
        <w:right w:val="none" w:sz="0" w:space="0" w:color="auto"/>
      </w:divBdr>
    </w:div>
    <w:div w:id="143468345">
      <w:bodyDiv w:val="1"/>
      <w:marLeft w:val="0"/>
      <w:marRight w:val="0"/>
      <w:marTop w:val="0"/>
      <w:marBottom w:val="0"/>
      <w:divBdr>
        <w:top w:val="none" w:sz="0" w:space="0" w:color="auto"/>
        <w:left w:val="none" w:sz="0" w:space="0" w:color="auto"/>
        <w:bottom w:val="none" w:sz="0" w:space="0" w:color="auto"/>
        <w:right w:val="none" w:sz="0" w:space="0" w:color="auto"/>
      </w:divBdr>
    </w:div>
    <w:div w:id="210465126">
      <w:bodyDiv w:val="1"/>
      <w:marLeft w:val="0"/>
      <w:marRight w:val="0"/>
      <w:marTop w:val="0"/>
      <w:marBottom w:val="0"/>
      <w:divBdr>
        <w:top w:val="none" w:sz="0" w:space="0" w:color="auto"/>
        <w:left w:val="none" w:sz="0" w:space="0" w:color="auto"/>
        <w:bottom w:val="none" w:sz="0" w:space="0" w:color="auto"/>
        <w:right w:val="none" w:sz="0" w:space="0" w:color="auto"/>
      </w:divBdr>
    </w:div>
    <w:div w:id="242763627">
      <w:bodyDiv w:val="1"/>
      <w:marLeft w:val="0"/>
      <w:marRight w:val="0"/>
      <w:marTop w:val="0"/>
      <w:marBottom w:val="0"/>
      <w:divBdr>
        <w:top w:val="none" w:sz="0" w:space="0" w:color="auto"/>
        <w:left w:val="none" w:sz="0" w:space="0" w:color="auto"/>
        <w:bottom w:val="none" w:sz="0" w:space="0" w:color="auto"/>
        <w:right w:val="none" w:sz="0" w:space="0" w:color="auto"/>
      </w:divBdr>
    </w:div>
    <w:div w:id="271940465">
      <w:bodyDiv w:val="1"/>
      <w:marLeft w:val="0"/>
      <w:marRight w:val="0"/>
      <w:marTop w:val="0"/>
      <w:marBottom w:val="0"/>
      <w:divBdr>
        <w:top w:val="none" w:sz="0" w:space="0" w:color="auto"/>
        <w:left w:val="none" w:sz="0" w:space="0" w:color="auto"/>
        <w:bottom w:val="none" w:sz="0" w:space="0" w:color="auto"/>
        <w:right w:val="none" w:sz="0" w:space="0" w:color="auto"/>
      </w:divBdr>
      <w:divsChild>
        <w:div w:id="2113360035">
          <w:marLeft w:val="0"/>
          <w:marRight w:val="0"/>
          <w:marTop w:val="0"/>
          <w:marBottom w:val="0"/>
          <w:divBdr>
            <w:top w:val="none" w:sz="0" w:space="0" w:color="auto"/>
            <w:left w:val="none" w:sz="0" w:space="0" w:color="auto"/>
            <w:bottom w:val="none" w:sz="0" w:space="0" w:color="auto"/>
            <w:right w:val="none" w:sz="0" w:space="0" w:color="auto"/>
          </w:divBdr>
          <w:divsChild>
            <w:div w:id="1198660346">
              <w:marLeft w:val="0"/>
              <w:marRight w:val="0"/>
              <w:marTop w:val="0"/>
              <w:marBottom w:val="0"/>
              <w:divBdr>
                <w:top w:val="none" w:sz="0" w:space="0" w:color="auto"/>
                <w:left w:val="none" w:sz="0" w:space="0" w:color="auto"/>
                <w:bottom w:val="none" w:sz="0" w:space="0" w:color="auto"/>
                <w:right w:val="none" w:sz="0" w:space="0" w:color="auto"/>
              </w:divBdr>
              <w:divsChild>
                <w:div w:id="499930763">
                  <w:marLeft w:val="0"/>
                  <w:marRight w:val="0"/>
                  <w:marTop w:val="0"/>
                  <w:marBottom w:val="0"/>
                  <w:divBdr>
                    <w:top w:val="none" w:sz="0" w:space="0" w:color="auto"/>
                    <w:left w:val="none" w:sz="0" w:space="0" w:color="auto"/>
                    <w:bottom w:val="none" w:sz="0" w:space="0" w:color="auto"/>
                    <w:right w:val="none" w:sz="0" w:space="0" w:color="auto"/>
                  </w:divBdr>
                  <w:divsChild>
                    <w:div w:id="1644433163">
                      <w:marLeft w:val="0"/>
                      <w:marRight w:val="0"/>
                      <w:marTop w:val="0"/>
                      <w:marBottom w:val="0"/>
                      <w:divBdr>
                        <w:top w:val="none" w:sz="0" w:space="0" w:color="auto"/>
                        <w:left w:val="none" w:sz="0" w:space="0" w:color="auto"/>
                        <w:bottom w:val="none" w:sz="0" w:space="0" w:color="auto"/>
                        <w:right w:val="none" w:sz="0" w:space="0" w:color="auto"/>
                      </w:divBdr>
                      <w:divsChild>
                        <w:div w:id="322508410">
                          <w:marLeft w:val="0"/>
                          <w:marRight w:val="0"/>
                          <w:marTop w:val="0"/>
                          <w:marBottom w:val="0"/>
                          <w:divBdr>
                            <w:top w:val="none" w:sz="0" w:space="0" w:color="auto"/>
                            <w:left w:val="none" w:sz="0" w:space="0" w:color="auto"/>
                            <w:bottom w:val="none" w:sz="0" w:space="0" w:color="auto"/>
                            <w:right w:val="none" w:sz="0" w:space="0" w:color="auto"/>
                          </w:divBdr>
                          <w:divsChild>
                            <w:div w:id="1019700315">
                              <w:marLeft w:val="0"/>
                              <w:marRight w:val="0"/>
                              <w:marTop w:val="0"/>
                              <w:marBottom w:val="0"/>
                              <w:divBdr>
                                <w:top w:val="none" w:sz="0" w:space="0" w:color="auto"/>
                                <w:left w:val="none" w:sz="0" w:space="0" w:color="auto"/>
                                <w:bottom w:val="none" w:sz="0" w:space="0" w:color="auto"/>
                                <w:right w:val="none" w:sz="0" w:space="0" w:color="auto"/>
                              </w:divBdr>
                              <w:divsChild>
                                <w:div w:id="2028868040">
                                  <w:marLeft w:val="0"/>
                                  <w:marRight w:val="0"/>
                                  <w:marTop w:val="0"/>
                                  <w:marBottom w:val="0"/>
                                  <w:divBdr>
                                    <w:top w:val="none" w:sz="0" w:space="0" w:color="auto"/>
                                    <w:left w:val="none" w:sz="0" w:space="0" w:color="auto"/>
                                    <w:bottom w:val="none" w:sz="0" w:space="0" w:color="auto"/>
                                    <w:right w:val="none" w:sz="0" w:space="0" w:color="auto"/>
                                  </w:divBdr>
                                  <w:divsChild>
                                    <w:div w:id="1166626644">
                                      <w:marLeft w:val="0"/>
                                      <w:marRight w:val="0"/>
                                      <w:marTop w:val="0"/>
                                      <w:marBottom w:val="0"/>
                                      <w:divBdr>
                                        <w:top w:val="none" w:sz="0" w:space="0" w:color="auto"/>
                                        <w:left w:val="none" w:sz="0" w:space="0" w:color="auto"/>
                                        <w:bottom w:val="none" w:sz="0" w:space="0" w:color="auto"/>
                                        <w:right w:val="none" w:sz="0" w:space="0" w:color="auto"/>
                                      </w:divBdr>
                                      <w:divsChild>
                                        <w:div w:id="1996445831">
                                          <w:marLeft w:val="0"/>
                                          <w:marRight w:val="0"/>
                                          <w:marTop w:val="0"/>
                                          <w:marBottom w:val="0"/>
                                          <w:divBdr>
                                            <w:top w:val="none" w:sz="0" w:space="0" w:color="auto"/>
                                            <w:left w:val="none" w:sz="0" w:space="0" w:color="auto"/>
                                            <w:bottom w:val="none" w:sz="0" w:space="0" w:color="auto"/>
                                            <w:right w:val="none" w:sz="0" w:space="0" w:color="auto"/>
                                          </w:divBdr>
                                          <w:divsChild>
                                            <w:div w:id="597564925">
                                              <w:marLeft w:val="0"/>
                                              <w:marRight w:val="0"/>
                                              <w:marTop w:val="0"/>
                                              <w:marBottom w:val="0"/>
                                              <w:divBdr>
                                                <w:top w:val="none" w:sz="0" w:space="0" w:color="auto"/>
                                                <w:left w:val="none" w:sz="0" w:space="0" w:color="auto"/>
                                                <w:bottom w:val="none" w:sz="0" w:space="0" w:color="auto"/>
                                                <w:right w:val="none" w:sz="0" w:space="0" w:color="auto"/>
                                              </w:divBdr>
                                              <w:divsChild>
                                                <w:div w:id="1757554388">
                                                  <w:marLeft w:val="0"/>
                                                  <w:marRight w:val="0"/>
                                                  <w:marTop w:val="0"/>
                                                  <w:marBottom w:val="0"/>
                                                  <w:divBdr>
                                                    <w:top w:val="none" w:sz="0" w:space="0" w:color="auto"/>
                                                    <w:left w:val="none" w:sz="0" w:space="0" w:color="auto"/>
                                                    <w:bottom w:val="none" w:sz="0" w:space="0" w:color="auto"/>
                                                    <w:right w:val="none" w:sz="0" w:space="0" w:color="auto"/>
                                                  </w:divBdr>
                                                  <w:divsChild>
                                                    <w:div w:id="298922157">
                                                      <w:marLeft w:val="0"/>
                                                      <w:marRight w:val="0"/>
                                                      <w:marTop w:val="0"/>
                                                      <w:marBottom w:val="0"/>
                                                      <w:divBdr>
                                                        <w:top w:val="none" w:sz="0" w:space="0" w:color="auto"/>
                                                        <w:left w:val="none" w:sz="0" w:space="0" w:color="auto"/>
                                                        <w:bottom w:val="none" w:sz="0" w:space="0" w:color="auto"/>
                                                        <w:right w:val="none" w:sz="0" w:space="0" w:color="auto"/>
                                                      </w:divBdr>
                                                      <w:divsChild>
                                                        <w:div w:id="1215851605">
                                                          <w:marLeft w:val="0"/>
                                                          <w:marRight w:val="0"/>
                                                          <w:marTop w:val="0"/>
                                                          <w:marBottom w:val="0"/>
                                                          <w:divBdr>
                                                            <w:top w:val="none" w:sz="0" w:space="0" w:color="auto"/>
                                                            <w:left w:val="none" w:sz="0" w:space="0" w:color="auto"/>
                                                            <w:bottom w:val="none" w:sz="0" w:space="0" w:color="auto"/>
                                                            <w:right w:val="none" w:sz="0" w:space="0" w:color="auto"/>
                                                          </w:divBdr>
                                                          <w:divsChild>
                                                            <w:div w:id="2892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4508598">
      <w:bodyDiv w:val="1"/>
      <w:marLeft w:val="0"/>
      <w:marRight w:val="0"/>
      <w:marTop w:val="0"/>
      <w:marBottom w:val="0"/>
      <w:divBdr>
        <w:top w:val="none" w:sz="0" w:space="0" w:color="auto"/>
        <w:left w:val="none" w:sz="0" w:space="0" w:color="auto"/>
        <w:bottom w:val="none" w:sz="0" w:space="0" w:color="auto"/>
        <w:right w:val="none" w:sz="0" w:space="0" w:color="auto"/>
      </w:divBdr>
    </w:div>
    <w:div w:id="310794785">
      <w:bodyDiv w:val="1"/>
      <w:marLeft w:val="0"/>
      <w:marRight w:val="0"/>
      <w:marTop w:val="0"/>
      <w:marBottom w:val="0"/>
      <w:divBdr>
        <w:top w:val="none" w:sz="0" w:space="0" w:color="auto"/>
        <w:left w:val="none" w:sz="0" w:space="0" w:color="auto"/>
        <w:bottom w:val="none" w:sz="0" w:space="0" w:color="auto"/>
        <w:right w:val="none" w:sz="0" w:space="0" w:color="auto"/>
      </w:divBdr>
    </w:div>
    <w:div w:id="324749734">
      <w:bodyDiv w:val="1"/>
      <w:marLeft w:val="0"/>
      <w:marRight w:val="0"/>
      <w:marTop w:val="0"/>
      <w:marBottom w:val="0"/>
      <w:divBdr>
        <w:top w:val="none" w:sz="0" w:space="0" w:color="auto"/>
        <w:left w:val="none" w:sz="0" w:space="0" w:color="auto"/>
        <w:bottom w:val="none" w:sz="0" w:space="0" w:color="auto"/>
        <w:right w:val="none" w:sz="0" w:space="0" w:color="auto"/>
      </w:divBdr>
    </w:div>
    <w:div w:id="357393252">
      <w:bodyDiv w:val="1"/>
      <w:marLeft w:val="0"/>
      <w:marRight w:val="0"/>
      <w:marTop w:val="0"/>
      <w:marBottom w:val="0"/>
      <w:divBdr>
        <w:top w:val="none" w:sz="0" w:space="0" w:color="auto"/>
        <w:left w:val="none" w:sz="0" w:space="0" w:color="auto"/>
        <w:bottom w:val="none" w:sz="0" w:space="0" w:color="auto"/>
        <w:right w:val="none" w:sz="0" w:space="0" w:color="auto"/>
      </w:divBdr>
    </w:div>
    <w:div w:id="403262842">
      <w:bodyDiv w:val="1"/>
      <w:marLeft w:val="0"/>
      <w:marRight w:val="0"/>
      <w:marTop w:val="0"/>
      <w:marBottom w:val="0"/>
      <w:divBdr>
        <w:top w:val="none" w:sz="0" w:space="0" w:color="auto"/>
        <w:left w:val="none" w:sz="0" w:space="0" w:color="auto"/>
        <w:bottom w:val="none" w:sz="0" w:space="0" w:color="auto"/>
        <w:right w:val="none" w:sz="0" w:space="0" w:color="auto"/>
      </w:divBdr>
    </w:div>
    <w:div w:id="427847059">
      <w:bodyDiv w:val="1"/>
      <w:marLeft w:val="0"/>
      <w:marRight w:val="0"/>
      <w:marTop w:val="0"/>
      <w:marBottom w:val="0"/>
      <w:divBdr>
        <w:top w:val="none" w:sz="0" w:space="0" w:color="auto"/>
        <w:left w:val="none" w:sz="0" w:space="0" w:color="auto"/>
        <w:bottom w:val="none" w:sz="0" w:space="0" w:color="auto"/>
        <w:right w:val="none" w:sz="0" w:space="0" w:color="auto"/>
      </w:divBdr>
    </w:div>
    <w:div w:id="445391139">
      <w:bodyDiv w:val="1"/>
      <w:marLeft w:val="0"/>
      <w:marRight w:val="0"/>
      <w:marTop w:val="0"/>
      <w:marBottom w:val="0"/>
      <w:divBdr>
        <w:top w:val="none" w:sz="0" w:space="0" w:color="auto"/>
        <w:left w:val="none" w:sz="0" w:space="0" w:color="auto"/>
        <w:bottom w:val="none" w:sz="0" w:space="0" w:color="auto"/>
        <w:right w:val="none" w:sz="0" w:space="0" w:color="auto"/>
      </w:divBdr>
    </w:div>
    <w:div w:id="446392079">
      <w:bodyDiv w:val="1"/>
      <w:marLeft w:val="0"/>
      <w:marRight w:val="0"/>
      <w:marTop w:val="0"/>
      <w:marBottom w:val="0"/>
      <w:divBdr>
        <w:top w:val="none" w:sz="0" w:space="0" w:color="auto"/>
        <w:left w:val="none" w:sz="0" w:space="0" w:color="auto"/>
        <w:bottom w:val="none" w:sz="0" w:space="0" w:color="auto"/>
        <w:right w:val="none" w:sz="0" w:space="0" w:color="auto"/>
      </w:divBdr>
      <w:divsChild>
        <w:div w:id="780686096">
          <w:marLeft w:val="0"/>
          <w:marRight w:val="0"/>
          <w:marTop w:val="0"/>
          <w:marBottom w:val="0"/>
          <w:divBdr>
            <w:top w:val="none" w:sz="0" w:space="0" w:color="auto"/>
            <w:left w:val="none" w:sz="0" w:space="0" w:color="auto"/>
            <w:bottom w:val="none" w:sz="0" w:space="0" w:color="auto"/>
            <w:right w:val="none" w:sz="0" w:space="0" w:color="auto"/>
          </w:divBdr>
          <w:divsChild>
            <w:div w:id="724137580">
              <w:marLeft w:val="0"/>
              <w:marRight w:val="0"/>
              <w:marTop w:val="0"/>
              <w:marBottom w:val="0"/>
              <w:divBdr>
                <w:top w:val="none" w:sz="0" w:space="0" w:color="auto"/>
                <w:left w:val="none" w:sz="0" w:space="0" w:color="auto"/>
                <w:bottom w:val="none" w:sz="0" w:space="0" w:color="auto"/>
                <w:right w:val="none" w:sz="0" w:space="0" w:color="auto"/>
              </w:divBdr>
              <w:divsChild>
                <w:div w:id="790171416">
                  <w:marLeft w:val="0"/>
                  <w:marRight w:val="0"/>
                  <w:marTop w:val="0"/>
                  <w:marBottom w:val="0"/>
                  <w:divBdr>
                    <w:top w:val="none" w:sz="0" w:space="0" w:color="auto"/>
                    <w:left w:val="none" w:sz="0" w:space="0" w:color="auto"/>
                    <w:bottom w:val="none" w:sz="0" w:space="0" w:color="auto"/>
                    <w:right w:val="none" w:sz="0" w:space="0" w:color="auto"/>
                  </w:divBdr>
                  <w:divsChild>
                    <w:div w:id="194572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730447">
      <w:bodyDiv w:val="1"/>
      <w:marLeft w:val="0"/>
      <w:marRight w:val="0"/>
      <w:marTop w:val="0"/>
      <w:marBottom w:val="0"/>
      <w:divBdr>
        <w:top w:val="none" w:sz="0" w:space="0" w:color="auto"/>
        <w:left w:val="none" w:sz="0" w:space="0" w:color="auto"/>
        <w:bottom w:val="none" w:sz="0" w:space="0" w:color="auto"/>
        <w:right w:val="none" w:sz="0" w:space="0" w:color="auto"/>
      </w:divBdr>
    </w:div>
    <w:div w:id="591403165">
      <w:bodyDiv w:val="1"/>
      <w:marLeft w:val="0"/>
      <w:marRight w:val="0"/>
      <w:marTop w:val="0"/>
      <w:marBottom w:val="0"/>
      <w:divBdr>
        <w:top w:val="none" w:sz="0" w:space="0" w:color="auto"/>
        <w:left w:val="none" w:sz="0" w:space="0" w:color="auto"/>
        <w:bottom w:val="none" w:sz="0" w:space="0" w:color="auto"/>
        <w:right w:val="none" w:sz="0" w:space="0" w:color="auto"/>
      </w:divBdr>
      <w:divsChild>
        <w:div w:id="1648435360">
          <w:marLeft w:val="0"/>
          <w:marRight w:val="0"/>
          <w:marTop w:val="0"/>
          <w:marBottom w:val="0"/>
          <w:divBdr>
            <w:top w:val="none" w:sz="0" w:space="0" w:color="auto"/>
            <w:left w:val="none" w:sz="0" w:space="0" w:color="auto"/>
            <w:bottom w:val="none" w:sz="0" w:space="0" w:color="auto"/>
            <w:right w:val="none" w:sz="0" w:space="0" w:color="auto"/>
          </w:divBdr>
          <w:divsChild>
            <w:div w:id="1446922611">
              <w:marLeft w:val="0"/>
              <w:marRight w:val="0"/>
              <w:marTop w:val="0"/>
              <w:marBottom w:val="0"/>
              <w:divBdr>
                <w:top w:val="none" w:sz="0" w:space="0" w:color="auto"/>
                <w:left w:val="none" w:sz="0" w:space="0" w:color="auto"/>
                <w:bottom w:val="none" w:sz="0" w:space="0" w:color="auto"/>
                <w:right w:val="none" w:sz="0" w:space="0" w:color="auto"/>
              </w:divBdr>
              <w:divsChild>
                <w:div w:id="922182985">
                  <w:marLeft w:val="0"/>
                  <w:marRight w:val="0"/>
                  <w:marTop w:val="0"/>
                  <w:marBottom w:val="0"/>
                  <w:divBdr>
                    <w:top w:val="none" w:sz="0" w:space="0" w:color="auto"/>
                    <w:left w:val="none" w:sz="0" w:space="0" w:color="auto"/>
                    <w:bottom w:val="none" w:sz="0" w:space="0" w:color="auto"/>
                    <w:right w:val="none" w:sz="0" w:space="0" w:color="auto"/>
                  </w:divBdr>
                  <w:divsChild>
                    <w:div w:id="111551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335654">
      <w:bodyDiv w:val="1"/>
      <w:marLeft w:val="0"/>
      <w:marRight w:val="0"/>
      <w:marTop w:val="0"/>
      <w:marBottom w:val="0"/>
      <w:divBdr>
        <w:top w:val="none" w:sz="0" w:space="0" w:color="auto"/>
        <w:left w:val="none" w:sz="0" w:space="0" w:color="auto"/>
        <w:bottom w:val="none" w:sz="0" w:space="0" w:color="auto"/>
        <w:right w:val="none" w:sz="0" w:space="0" w:color="auto"/>
      </w:divBdr>
    </w:div>
    <w:div w:id="627396983">
      <w:bodyDiv w:val="1"/>
      <w:marLeft w:val="0"/>
      <w:marRight w:val="0"/>
      <w:marTop w:val="0"/>
      <w:marBottom w:val="0"/>
      <w:divBdr>
        <w:top w:val="none" w:sz="0" w:space="0" w:color="auto"/>
        <w:left w:val="none" w:sz="0" w:space="0" w:color="auto"/>
        <w:bottom w:val="none" w:sz="0" w:space="0" w:color="auto"/>
        <w:right w:val="none" w:sz="0" w:space="0" w:color="auto"/>
      </w:divBdr>
      <w:divsChild>
        <w:div w:id="199250947">
          <w:marLeft w:val="0"/>
          <w:marRight w:val="0"/>
          <w:marTop w:val="0"/>
          <w:marBottom w:val="0"/>
          <w:divBdr>
            <w:top w:val="none" w:sz="0" w:space="0" w:color="auto"/>
            <w:left w:val="none" w:sz="0" w:space="0" w:color="auto"/>
            <w:bottom w:val="none" w:sz="0" w:space="0" w:color="auto"/>
            <w:right w:val="none" w:sz="0" w:space="0" w:color="auto"/>
          </w:divBdr>
          <w:divsChild>
            <w:div w:id="1814983471">
              <w:marLeft w:val="0"/>
              <w:marRight w:val="0"/>
              <w:marTop w:val="0"/>
              <w:marBottom w:val="0"/>
              <w:divBdr>
                <w:top w:val="none" w:sz="0" w:space="0" w:color="auto"/>
                <w:left w:val="none" w:sz="0" w:space="0" w:color="auto"/>
                <w:bottom w:val="none" w:sz="0" w:space="0" w:color="auto"/>
                <w:right w:val="none" w:sz="0" w:space="0" w:color="auto"/>
              </w:divBdr>
              <w:divsChild>
                <w:div w:id="1653174296">
                  <w:marLeft w:val="0"/>
                  <w:marRight w:val="0"/>
                  <w:marTop w:val="0"/>
                  <w:marBottom w:val="0"/>
                  <w:divBdr>
                    <w:top w:val="none" w:sz="0" w:space="0" w:color="auto"/>
                    <w:left w:val="none" w:sz="0" w:space="0" w:color="auto"/>
                    <w:bottom w:val="none" w:sz="0" w:space="0" w:color="auto"/>
                    <w:right w:val="none" w:sz="0" w:space="0" w:color="auto"/>
                  </w:divBdr>
                  <w:divsChild>
                    <w:div w:id="10141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087875">
      <w:bodyDiv w:val="1"/>
      <w:marLeft w:val="0"/>
      <w:marRight w:val="0"/>
      <w:marTop w:val="0"/>
      <w:marBottom w:val="0"/>
      <w:divBdr>
        <w:top w:val="none" w:sz="0" w:space="0" w:color="auto"/>
        <w:left w:val="none" w:sz="0" w:space="0" w:color="auto"/>
        <w:bottom w:val="none" w:sz="0" w:space="0" w:color="auto"/>
        <w:right w:val="none" w:sz="0" w:space="0" w:color="auto"/>
      </w:divBdr>
    </w:div>
    <w:div w:id="779300633">
      <w:bodyDiv w:val="1"/>
      <w:marLeft w:val="0"/>
      <w:marRight w:val="0"/>
      <w:marTop w:val="0"/>
      <w:marBottom w:val="0"/>
      <w:divBdr>
        <w:top w:val="none" w:sz="0" w:space="0" w:color="auto"/>
        <w:left w:val="none" w:sz="0" w:space="0" w:color="auto"/>
        <w:bottom w:val="none" w:sz="0" w:space="0" w:color="auto"/>
        <w:right w:val="none" w:sz="0" w:space="0" w:color="auto"/>
      </w:divBdr>
    </w:div>
    <w:div w:id="801772257">
      <w:bodyDiv w:val="1"/>
      <w:marLeft w:val="0"/>
      <w:marRight w:val="0"/>
      <w:marTop w:val="0"/>
      <w:marBottom w:val="0"/>
      <w:divBdr>
        <w:top w:val="none" w:sz="0" w:space="0" w:color="auto"/>
        <w:left w:val="none" w:sz="0" w:space="0" w:color="auto"/>
        <w:bottom w:val="none" w:sz="0" w:space="0" w:color="auto"/>
        <w:right w:val="none" w:sz="0" w:space="0" w:color="auto"/>
      </w:divBdr>
    </w:div>
    <w:div w:id="819274779">
      <w:bodyDiv w:val="1"/>
      <w:marLeft w:val="0"/>
      <w:marRight w:val="0"/>
      <w:marTop w:val="0"/>
      <w:marBottom w:val="0"/>
      <w:divBdr>
        <w:top w:val="none" w:sz="0" w:space="0" w:color="auto"/>
        <w:left w:val="none" w:sz="0" w:space="0" w:color="auto"/>
        <w:bottom w:val="none" w:sz="0" w:space="0" w:color="auto"/>
        <w:right w:val="none" w:sz="0" w:space="0" w:color="auto"/>
      </w:divBdr>
    </w:div>
    <w:div w:id="824778132">
      <w:bodyDiv w:val="1"/>
      <w:marLeft w:val="0"/>
      <w:marRight w:val="0"/>
      <w:marTop w:val="0"/>
      <w:marBottom w:val="0"/>
      <w:divBdr>
        <w:top w:val="none" w:sz="0" w:space="0" w:color="auto"/>
        <w:left w:val="none" w:sz="0" w:space="0" w:color="auto"/>
        <w:bottom w:val="none" w:sz="0" w:space="0" w:color="auto"/>
        <w:right w:val="none" w:sz="0" w:space="0" w:color="auto"/>
      </w:divBdr>
      <w:divsChild>
        <w:div w:id="557328104">
          <w:marLeft w:val="0"/>
          <w:marRight w:val="0"/>
          <w:marTop w:val="0"/>
          <w:marBottom w:val="0"/>
          <w:divBdr>
            <w:top w:val="none" w:sz="0" w:space="0" w:color="auto"/>
            <w:left w:val="none" w:sz="0" w:space="0" w:color="auto"/>
            <w:bottom w:val="none" w:sz="0" w:space="0" w:color="auto"/>
            <w:right w:val="none" w:sz="0" w:space="0" w:color="auto"/>
          </w:divBdr>
          <w:divsChild>
            <w:div w:id="582030715">
              <w:marLeft w:val="0"/>
              <w:marRight w:val="0"/>
              <w:marTop w:val="0"/>
              <w:marBottom w:val="0"/>
              <w:divBdr>
                <w:top w:val="none" w:sz="0" w:space="0" w:color="auto"/>
                <w:left w:val="none" w:sz="0" w:space="0" w:color="auto"/>
                <w:bottom w:val="none" w:sz="0" w:space="0" w:color="auto"/>
                <w:right w:val="none" w:sz="0" w:space="0" w:color="auto"/>
              </w:divBdr>
              <w:divsChild>
                <w:div w:id="1307322598">
                  <w:marLeft w:val="0"/>
                  <w:marRight w:val="0"/>
                  <w:marTop w:val="0"/>
                  <w:marBottom w:val="0"/>
                  <w:divBdr>
                    <w:top w:val="none" w:sz="0" w:space="0" w:color="auto"/>
                    <w:left w:val="none" w:sz="0" w:space="0" w:color="auto"/>
                    <w:bottom w:val="none" w:sz="0" w:space="0" w:color="auto"/>
                    <w:right w:val="none" w:sz="0" w:space="0" w:color="auto"/>
                  </w:divBdr>
                  <w:divsChild>
                    <w:div w:id="1381248792">
                      <w:marLeft w:val="0"/>
                      <w:marRight w:val="0"/>
                      <w:marTop w:val="0"/>
                      <w:marBottom w:val="0"/>
                      <w:divBdr>
                        <w:top w:val="none" w:sz="0" w:space="0" w:color="auto"/>
                        <w:left w:val="none" w:sz="0" w:space="0" w:color="auto"/>
                        <w:bottom w:val="none" w:sz="0" w:space="0" w:color="auto"/>
                        <w:right w:val="none" w:sz="0" w:space="0" w:color="auto"/>
                      </w:divBdr>
                      <w:divsChild>
                        <w:div w:id="1297221648">
                          <w:marLeft w:val="0"/>
                          <w:marRight w:val="0"/>
                          <w:marTop w:val="0"/>
                          <w:marBottom w:val="0"/>
                          <w:divBdr>
                            <w:top w:val="none" w:sz="0" w:space="0" w:color="auto"/>
                            <w:left w:val="none" w:sz="0" w:space="0" w:color="auto"/>
                            <w:bottom w:val="none" w:sz="0" w:space="0" w:color="auto"/>
                            <w:right w:val="none" w:sz="0" w:space="0" w:color="auto"/>
                          </w:divBdr>
                          <w:divsChild>
                            <w:div w:id="2054189836">
                              <w:marLeft w:val="0"/>
                              <w:marRight w:val="0"/>
                              <w:marTop w:val="0"/>
                              <w:marBottom w:val="0"/>
                              <w:divBdr>
                                <w:top w:val="none" w:sz="0" w:space="0" w:color="auto"/>
                                <w:left w:val="none" w:sz="0" w:space="0" w:color="auto"/>
                                <w:bottom w:val="none" w:sz="0" w:space="0" w:color="auto"/>
                                <w:right w:val="none" w:sz="0" w:space="0" w:color="auto"/>
                              </w:divBdr>
                              <w:divsChild>
                                <w:div w:id="1334643152">
                                  <w:marLeft w:val="0"/>
                                  <w:marRight w:val="0"/>
                                  <w:marTop w:val="0"/>
                                  <w:marBottom w:val="0"/>
                                  <w:divBdr>
                                    <w:top w:val="none" w:sz="0" w:space="0" w:color="auto"/>
                                    <w:left w:val="none" w:sz="0" w:space="0" w:color="auto"/>
                                    <w:bottom w:val="none" w:sz="0" w:space="0" w:color="auto"/>
                                    <w:right w:val="none" w:sz="0" w:space="0" w:color="auto"/>
                                  </w:divBdr>
                                  <w:divsChild>
                                    <w:div w:id="1941065859">
                                      <w:marLeft w:val="0"/>
                                      <w:marRight w:val="0"/>
                                      <w:marTop w:val="0"/>
                                      <w:marBottom w:val="0"/>
                                      <w:divBdr>
                                        <w:top w:val="none" w:sz="0" w:space="0" w:color="auto"/>
                                        <w:left w:val="none" w:sz="0" w:space="0" w:color="auto"/>
                                        <w:bottom w:val="none" w:sz="0" w:space="0" w:color="auto"/>
                                        <w:right w:val="none" w:sz="0" w:space="0" w:color="auto"/>
                                      </w:divBdr>
                                      <w:divsChild>
                                        <w:div w:id="1879706821">
                                          <w:marLeft w:val="0"/>
                                          <w:marRight w:val="0"/>
                                          <w:marTop w:val="0"/>
                                          <w:marBottom w:val="0"/>
                                          <w:divBdr>
                                            <w:top w:val="none" w:sz="0" w:space="0" w:color="auto"/>
                                            <w:left w:val="none" w:sz="0" w:space="0" w:color="auto"/>
                                            <w:bottom w:val="none" w:sz="0" w:space="0" w:color="auto"/>
                                            <w:right w:val="none" w:sz="0" w:space="0" w:color="auto"/>
                                          </w:divBdr>
                                          <w:divsChild>
                                            <w:div w:id="1585644273">
                                              <w:marLeft w:val="0"/>
                                              <w:marRight w:val="0"/>
                                              <w:marTop w:val="0"/>
                                              <w:marBottom w:val="0"/>
                                              <w:divBdr>
                                                <w:top w:val="none" w:sz="0" w:space="0" w:color="auto"/>
                                                <w:left w:val="none" w:sz="0" w:space="0" w:color="auto"/>
                                                <w:bottom w:val="none" w:sz="0" w:space="0" w:color="auto"/>
                                                <w:right w:val="none" w:sz="0" w:space="0" w:color="auto"/>
                                              </w:divBdr>
                                              <w:divsChild>
                                                <w:div w:id="1300958772">
                                                  <w:marLeft w:val="0"/>
                                                  <w:marRight w:val="0"/>
                                                  <w:marTop w:val="0"/>
                                                  <w:marBottom w:val="0"/>
                                                  <w:divBdr>
                                                    <w:top w:val="none" w:sz="0" w:space="0" w:color="auto"/>
                                                    <w:left w:val="none" w:sz="0" w:space="0" w:color="auto"/>
                                                    <w:bottom w:val="none" w:sz="0" w:space="0" w:color="auto"/>
                                                    <w:right w:val="none" w:sz="0" w:space="0" w:color="auto"/>
                                                  </w:divBdr>
                                                  <w:divsChild>
                                                    <w:div w:id="2019850651">
                                                      <w:marLeft w:val="0"/>
                                                      <w:marRight w:val="0"/>
                                                      <w:marTop w:val="0"/>
                                                      <w:marBottom w:val="0"/>
                                                      <w:divBdr>
                                                        <w:top w:val="none" w:sz="0" w:space="0" w:color="auto"/>
                                                        <w:left w:val="none" w:sz="0" w:space="0" w:color="auto"/>
                                                        <w:bottom w:val="none" w:sz="0" w:space="0" w:color="auto"/>
                                                        <w:right w:val="none" w:sz="0" w:space="0" w:color="auto"/>
                                                      </w:divBdr>
                                                      <w:divsChild>
                                                        <w:div w:id="912205509">
                                                          <w:marLeft w:val="0"/>
                                                          <w:marRight w:val="0"/>
                                                          <w:marTop w:val="0"/>
                                                          <w:marBottom w:val="0"/>
                                                          <w:divBdr>
                                                            <w:top w:val="none" w:sz="0" w:space="0" w:color="auto"/>
                                                            <w:left w:val="none" w:sz="0" w:space="0" w:color="auto"/>
                                                            <w:bottom w:val="none" w:sz="0" w:space="0" w:color="auto"/>
                                                            <w:right w:val="none" w:sz="0" w:space="0" w:color="auto"/>
                                                          </w:divBdr>
                                                          <w:divsChild>
                                                            <w:div w:id="181031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3272741">
      <w:bodyDiv w:val="1"/>
      <w:marLeft w:val="0"/>
      <w:marRight w:val="0"/>
      <w:marTop w:val="0"/>
      <w:marBottom w:val="0"/>
      <w:divBdr>
        <w:top w:val="none" w:sz="0" w:space="0" w:color="auto"/>
        <w:left w:val="none" w:sz="0" w:space="0" w:color="auto"/>
        <w:bottom w:val="none" w:sz="0" w:space="0" w:color="auto"/>
        <w:right w:val="none" w:sz="0" w:space="0" w:color="auto"/>
      </w:divBdr>
    </w:div>
    <w:div w:id="878127512">
      <w:bodyDiv w:val="1"/>
      <w:marLeft w:val="0"/>
      <w:marRight w:val="0"/>
      <w:marTop w:val="0"/>
      <w:marBottom w:val="0"/>
      <w:divBdr>
        <w:top w:val="none" w:sz="0" w:space="0" w:color="auto"/>
        <w:left w:val="none" w:sz="0" w:space="0" w:color="auto"/>
        <w:bottom w:val="none" w:sz="0" w:space="0" w:color="auto"/>
        <w:right w:val="none" w:sz="0" w:space="0" w:color="auto"/>
      </w:divBdr>
    </w:div>
    <w:div w:id="888225847">
      <w:bodyDiv w:val="1"/>
      <w:marLeft w:val="0"/>
      <w:marRight w:val="0"/>
      <w:marTop w:val="0"/>
      <w:marBottom w:val="0"/>
      <w:divBdr>
        <w:top w:val="none" w:sz="0" w:space="0" w:color="auto"/>
        <w:left w:val="none" w:sz="0" w:space="0" w:color="auto"/>
        <w:bottom w:val="none" w:sz="0" w:space="0" w:color="auto"/>
        <w:right w:val="none" w:sz="0" w:space="0" w:color="auto"/>
      </w:divBdr>
    </w:div>
    <w:div w:id="942881092">
      <w:bodyDiv w:val="1"/>
      <w:marLeft w:val="0"/>
      <w:marRight w:val="0"/>
      <w:marTop w:val="0"/>
      <w:marBottom w:val="0"/>
      <w:divBdr>
        <w:top w:val="none" w:sz="0" w:space="0" w:color="auto"/>
        <w:left w:val="none" w:sz="0" w:space="0" w:color="auto"/>
        <w:bottom w:val="none" w:sz="0" w:space="0" w:color="auto"/>
        <w:right w:val="none" w:sz="0" w:space="0" w:color="auto"/>
      </w:divBdr>
    </w:div>
    <w:div w:id="947152553">
      <w:bodyDiv w:val="1"/>
      <w:marLeft w:val="0"/>
      <w:marRight w:val="0"/>
      <w:marTop w:val="0"/>
      <w:marBottom w:val="0"/>
      <w:divBdr>
        <w:top w:val="none" w:sz="0" w:space="0" w:color="auto"/>
        <w:left w:val="none" w:sz="0" w:space="0" w:color="auto"/>
        <w:bottom w:val="none" w:sz="0" w:space="0" w:color="auto"/>
        <w:right w:val="none" w:sz="0" w:space="0" w:color="auto"/>
      </w:divBdr>
    </w:div>
    <w:div w:id="995189454">
      <w:bodyDiv w:val="1"/>
      <w:marLeft w:val="0"/>
      <w:marRight w:val="0"/>
      <w:marTop w:val="0"/>
      <w:marBottom w:val="0"/>
      <w:divBdr>
        <w:top w:val="none" w:sz="0" w:space="0" w:color="auto"/>
        <w:left w:val="none" w:sz="0" w:space="0" w:color="auto"/>
        <w:bottom w:val="none" w:sz="0" w:space="0" w:color="auto"/>
        <w:right w:val="none" w:sz="0" w:space="0" w:color="auto"/>
      </w:divBdr>
    </w:div>
    <w:div w:id="1037119498">
      <w:bodyDiv w:val="1"/>
      <w:marLeft w:val="0"/>
      <w:marRight w:val="0"/>
      <w:marTop w:val="0"/>
      <w:marBottom w:val="0"/>
      <w:divBdr>
        <w:top w:val="none" w:sz="0" w:space="0" w:color="auto"/>
        <w:left w:val="none" w:sz="0" w:space="0" w:color="auto"/>
        <w:bottom w:val="none" w:sz="0" w:space="0" w:color="auto"/>
        <w:right w:val="none" w:sz="0" w:space="0" w:color="auto"/>
      </w:divBdr>
      <w:divsChild>
        <w:div w:id="1306469427">
          <w:marLeft w:val="0"/>
          <w:marRight w:val="0"/>
          <w:marTop w:val="0"/>
          <w:marBottom w:val="0"/>
          <w:divBdr>
            <w:top w:val="none" w:sz="0" w:space="0" w:color="auto"/>
            <w:left w:val="none" w:sz="0" w:space="0" w:color="auto"/>
            <w:bottom w:val="none" w:sz="0" w:space="0" w:color="auto"/>
            <w:right w:val="none" w:sz="0" w:space="0" w:color="auto"/>
          </w:divBdr>
          <w:divsChild>
            <w:div w:id="891575094">
              <w:marLeft w:val="0"/>
              <w:marRight w:val="0"/>
              <w:marTop w:val="0"/>
              <w:marBottom w:val="0"/>
              <w:divBdr>
                <w:top w:val="none" w:sz="0" w:space="0" w:color="auto"/>
                <w:left w:val="none" w:sz="0" w:space="0" w:color="auto"/>
                <w:bottom w:val="none" w:sz="0" w:space="0" w:color="auto"/>
                <w:right w:val="none" w:sz="0" w:space="0" w:color="auto"/>
              </w:divBdr>
              <w:divsChild>
                <w:div w:id="1523133654">
                  <w:marLeft w:val="0"/>
                  <w:marRight w:val="0"/>
                  <w:marTop w:val="0"/>
                  <w:marBottom w:val="0"/>
                  <w:divBdr>
                    <w:top w:val="none" w:sz="0" w:space="0" w:color="auto"/>
                    <w:left w:val="none" w:sz="0" w:space="0" w:color="auto"/>
                    <w:bottom w:val="none" w:sz="0" w:space="0" w:color="auto"/>
                    <w:right w:val="none" w:sz="0" w:space="0" w:color="auto"/>
                  </w:divBdr>
                  <w:divsChild>
                    <w:div w:id="1952668247">
                      <w:marLeft w:val="0"/>
                      <w:marRight w:val="0"/>
                      <w:marTop w:val="0"/>
                      <w:marBottom w:val="0"/>
                      <w:divBdr>
                        <w:top w:val="none" w:sz="0" w:space="0" w:color="auto"/>
                        <w:left w:val="none" w:sz="0" w:space="0" w:color="auto"/>
                        <w:bottom w:val="none" w:sz="0" w:space="0" w:color="auto"/>
                        <w:right w:val="none" w:sz="0" w:space="0" w:color="auto"/>
                      </w:divBdr>
                      <w:divsChild>
                        <w:div w:id="498351291">
                          <w:marLeft w:val="0"/>
                          <w:marRight w:val="0"/>
                          <w:marTop w:val="0"/>
                          <w:marBottom w:val="0"/>
                          <w:divBdr>
                            <w:top w:val="none" w:sz="0" w:space="0" w:color="auto"/>
                            <w:left w:val="none" w:sz="0" w:space="0" w:color="auto"/>
                            <w:bottom w:val="none" w:sz="0" w:space="0" w:color="auto"/>
                            <w:right w:val="none" w:sz="0" w:space="0" w:color="auto"/>
                          </w:divBdr>
                          <w:divsChild>
                            <w:div w:id="1126199281">
                              <w:marLeft w:val="0"/>
                              <w:marRight w:val="0"/>
                              <w:marTop w:val="0"/>
                              <w:marBottom w:val="0"/>
                              <w:divBdr>
                                <w:top w:val="none" w:sz="0" w:space="0" w:color="auto"/>
                                <w:left w:val="none" w:sz="0" w:space="0" w:color="auto"/>
                                <w:bottom w:val="none" w:sz="0" w:space="0" w:color="auto"/>
                                <w:right w:val="none" w:sz="0" w:space="0" w:color="auto"/>
                              </w:divBdr>
                              <w:divsChild>
                                <w:div w:id="2086610585">
                                  <w:marLeft w:val="0"/>
                                  <w:marRight w:val="0"/>
                                  <w:marTop w:val="0"/>
                                  <w:marBottom w:val="0"/>
                                  <w:divBdr>
                                    <w:top w:val="none" w:sz="0" w:space="0" w:color="auto"/>
                                    <w:left w:val="none" w:sz="0" w:space="0" w:color="auto"/>
                                    <w:bottom w:val="none" w:sz="0" w:space="0" w:color="auto"/>
                                    <w:right w:val="none" w:sz="0" w:space="0" w:color="auto"/>
                                  </w:divBdr>
                                  <w:divsChild>
                                    <w:div w:id="1394543410">
                                      <w:marLeft w:val="0"/>
                                      <w:marRight w:val="0"/>
                                      <w:marTop w:val="0"/>
                                      <w:marBottom w:val="0"/>
                                      <w:divBdr>
                                        <w:top w:val="none" w:sz="0" w:space="0" w:color="auto"/>
                                        <w:left w:val="none" w:sz="0" w:space="0" w:color="auto"/>
                                        <w:bottom w:val="none" w:sz="0" w:space="0" w:color="auto"/>
                                        <w:right w:val="none" w:sz="0" w:space="0" w:color="auto"/>
                                      </w:divBdr>
                                      <w:divsChild>
                                        <w:div w:id="1359087325">
                                          <w:marLeft w:val="0"/>
                                          <w:marRight w:val="0"/>
                                          <w:marTop w:val="0"/>
                                          <w:marBottom w:val="0"/>
                                          <w:divBdr>
                                            <w:top w:val="none" w:sz="0" w:space="0" w:color="auto"/>
                                            <w:left w:val="none" w:sz="0" w:space="0" w:color="auto"/>
                                            <w:bottom w:val="none" w:sz="0" w:space="0" w:color="auto"/>
                                            <w:right w:val="none" w:sz="0" w:space="0" w:color="auto"/>
                                          </w:divBdr>
                                          <w:divsChild>
                                            <w:div w:id="1042941517">
                                              <w:marLeft w:val="0"/>
                                              <w:marRight w:val="0"/>
                                              <w:marTop w:val="0"/>
                                              <w:marBottom w:val="0"/>
                                              <w:divBdr>
                                                <w:top w:val="none" w:sz="0" w:space="0" w:color="auto"/>
                                                <w:left w:val="none" w:sz="0" w:space="0" w:color="auto"/>
                                                <w:bottom w:val="none" w:sz="0" w:space="0" w:color="auto"/>
                                                <w:right w:val="none" w:sz="0" w:space="0" w:color="auto"/>
                                              </w:divBdr>
                                              <w:divsChild>
                                                <w:div w:id="462236640">
                                                  <w:marLeft w:val="0"/>
                                                  <w:marRight w:val="0"/>
                                                  <w:marTop w:val="0"/>
                                                  <w:marBottom w:val="0"/>
                                                  <w:divBdr>
                                                    <w:top w:val="none" w:sz="0" w:space="0" w:color="auto"/>
                                                    <w:left w:val="none" w:sz="0" w:space="0" w:color="auto"/>
                                                    <w:bottom w:val="none" w:sz="0" w:space="0" w:color="auto"/>
                                                    <w:right w:val="none" w:sz="0" w:space="0" w:color="auto"/>
                                                  </w:divBdr>
                                                  <w:divsChild>
                                                    <w:div w:id="2137408100">
                                                      <w:marLeft w:val="0"/>
                                                      <w:marRight w:val="0"/>
                                                      <w:marTop w:val="0"/>
                                                      <w:marBottom w:val="0"/>
                                                      <w:divBdr>
                                                        <w:top w:val="none" w:sz="0" w:space="0" w:color="auto"/>
                                                        <w:left w:val="none" w:sz="0" w:space="0" w:color="auto"/>
                                                        <w:bottom w:val="none" w:sz="0" w:space="0" w:color="auto"/>
                                                        <w:right w:val="none" w:sz="0" w:space="0" w:color="auto"/>
                                                      </w:divBdr>
                                                      <w:divsChild>
                                                        <w:div w:id="1726947293">
                                                          <w:marLeft w:val="0"/>
                                                          <w:marRight w:val="0"/>
                                                          <w:marTop w:val="0"/>
                                                          <w:marBottom w:val="0"/>
                                                          <w:divBdr>
                                                            <w:top w:val="none" w:sz="0" w:space="0" w:color="auto"/>
                                                            <w:left w:val="none" w:sz="0" w:space="0" w:color="auto"/>
                                                            <w:bottom w:val="none" w:sz="0" w:space="0" w:color="auto"/>
                                                            <w:right w:val="none" w:sz="0" w:space="0" w:color="auto"/>
                                                          </w:divBdr>
                                                          <w:divsChild>
                                                            <w:div w:id="6157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5495683">
      <w:bodyDiv w:val="1"/>
      <w:marLeft w:val="0"/>
      <w:marRight w:val="0"/>
      <w:marTop w:val="0"/>
      <w:marBottom w:val="0"/>
      <w:divBdr>
        <w:top w:val="none" w:sz="0" w:space="0" w:color="auto"/>
        <w:left w:val="none" w:sz="0" w:space="0" w:color="auto"/>
        <w:bottom w:val="none" w:sz="0" w:space="0" w:color="auto"/>
        <w:right w:val="none" w:sz="0" w:space="0" w:color="auto"/>
      </w:divBdr>
    </w:div>
    <w:div w:id="1093893220">
      <w:bodyDiv w:val="1"/>
      <w:marLeft w:val="0"/>
      <w:marRight w:val="0"/>
      <w:marTop w:val="0"/>
      <w:marBottom w:val="0"/>
      <w:divBdr>
        <w:top w:val="none" w:sz="0" w:space="0" w:color="auto"/>
        <w:left w:val="none" w:sz="0" w:space="0" w:color="auto"/>
        <w:bottom w:val="none" w:sz="0" w:space="0" w:color="auto"/>
        <w:right w:val="none" w:sz="0" w:space="0" w:color="auto"/>
      </w:divBdr>
    </w:div>
    <w:div w:id="1161582649">
      <w:bodyDiv w:val="1"/>
      <w:marLeft w:val="0"/>
      <w:marRight w:val="0"/>
      <w:marTop w:val="0"/>
      <w:marBottom w:val="0"/>
      <w:divBdr>
        <w:top w:val="none" w:sz="0" w:space="0" w:color="auto"/>
        <w:left w:val="none" w:sz="0" w:space="0" w:color="auto"/>
        <w:bottom w:val="none" w:sz="0" w:space="0" w:color="auto"/>
        <w:right w:val="none" w:sz="0" w:space="0" w:color="auto"/>
      </w:divBdr>
    </w:div>
    <w:div w:id="1181623170">
      <w:bodyDiv w:val="1"/>
      <w:marLeft w:val="0"/>
      <w:marRight w:val="0"/>
      <w:marTop w:val="0"/>
      <w:marBottom w:val="0"/>
      <w:divBdr>
        <w:top w:val="none" w:sz="0" w:space="0" w:color="auto"/>
        <w:left w:val="none" w:sz="0" w:space="0" w:color="auto"/>
        <w:bottom w:val="none" w:sz="0" w:space="0" w:color="auto"/>
        <w:right w:val="none" w:sz="0" w:space="0" w:color="auto"/>
      </w:divBdr>
    </w:div>
    <w:div w:id="1249344105">
      <w:bodyDiv w:val="1"/>
      <w:marLeft w:val="0"/>
      <w:marRight w:val="0"/>
      <w:marTop w:val="0"/>
      <w:marBottom w:val="0"/>
      <w:divBdr>
        <w:top w:val="none" w:sz="0" w:space="0" w:color="auto"/>
        <w:left w:val="none" w:sz="0" w:space="0" w:color="auto"/>
        <w:bottom w:val="none" w:sz="0" w:space="0" w:color="auto"/>
        <w:right w:val="none" w:sz="0" w:space="0" w:color="auto"/>
      </w:divBdr>
    </w:div>
    <w:div w:id="1320816123">
      <w:bodyDiv w:val="1"/>
      <w:marLeft w:val="0"/>
      <w:marRight w:val="0"/>
      <w:marTop w:val="0"/>
      <w:marBottom w:val="0"/>
      <w:divBdr>
        <w:top w:val="none" w:sz="0" w:space="0" w:color="auto"/>
        <w:left w:val="none" w:sz="0" w:space="0" w:color="auto"/>
        <w:bottom w:val="none" w:sz="0" w:space="0" w:color="auto"/>
        <w:right w:val="none" w:sz="0" w:space="0" w:color="auto"/>
      </w:divBdr>
    </w:div>
    <w:div w:id="1338580453">
      <w:bodyDiv w:val="1"/>
      <w:marLeft w:val="0"/>
      <w:marRight w:val="0"/>
      <w:marTop w:val="0"/>
      <w:marBottom w:val="0"/>
      <w:divBdr>
        <w:top w:val="none" w:sz="0" w:space="0" w:color="auto"/>
        <w:left w:val="none" w:sz="0" w:space="0" w:color="auto"/>
        <w:bottom w:val="none" w:sz="0" w:space="0" w:color="auto"/>
        <w:right w:val="none" w:sz="0" w:space="0" w:color="auto"/>
      </w:divBdr>
    </w:div>
    <w:div w:id="1342008041">
      <w:bodyDiv w:val="1"/>
      <w:marLeft w:val="0"/>
      <w:marRight w:val="0"/>
      <w:marTop w:val="0"/>
      <w:marBottom w:val="0"/>
      <w:divBdr>
        <w:top w:val="none" w:sz="0" w:space="0" w:color="auto"/>
        <w:left w:val="none" w:sz="0" w:space="0" w:color="auto"/>
        <w:bottom w:val="none" w:sz="0" w:space="0" w:color="auto"/>
        <w:right w:val="none" w:sz="0" w:space="0" w:color="auto"/>
      </w:divBdr>
    </w:div>
    <w:div w:id="1415513686">
      <w:bodyDiv w:val="1"/>
      <w:marLeft w:val="0"/>
      <w:marRight w:val="0"/>
      <w:marTop w:val="0"/>
      <w:marBottom w:val="0"/>
      <w:divBdr>
        <w:top w:val="none" w:sz="0" w:space="0" w:color="auto"/>
        <w:left w:val="none" w:sz="0" w:space="0" w:color="auto"/>
        <w:bottom w:val="none" w:sz="0" w:space="0" w:color="auto"/>
        <w:right w:val="none" w:sz="0" w:space="0" w:color="auto"/>
      </w:divBdr>
      <w:divsChild>
        <w:div w:id="405226513">
          <w:marLeft w:val="0"/>
          <w:marRight w:val="0"/>
          <w:marTop w:val="0"/>
          <w:marBottom w:val="0"/>
          <w:divBdr>
            <w:top w:val="none" w:sz="0" w:space="0" w:color="auto"/>
            <w:left w:val="none" w:sz="0" w:space="0" w:color="auto"/>
            <w:bottom w:val="none" w:sz="0" w:space="0" w:color="auto"/>
            <w:right w:val="none" w:sz="0" w:space="0" w:color="auto"/>
          </w:divBdr>
          <w:divsChild>
            <w:div w:id="1702437240">
              <w:marLeft w:val="0"/>
              <w:marRight w:val="0"/>
              <w:marTop w:val="0"/>
              <w:marBottom w:val="0"/>
              <w:divBdr>
                <w:top w:val="none" w:sz="0" w:space="0" w:color="auto"/>
                <w:left w:val="none" w:sz="0" w:space="0" w:color="auto"/>
                <w:bottom w:val="none" w:sz="0" w:space="0" w:color="auto"/>
                <w:right w:val="none" w:sz="0" w:space="0" w:color="auto"/>
              </w:divBdr>
              <w:divsChild>
                <w:div w:id="1677152021">
                  <w:marLeft w:val="0"/>
                  <w:marRight w:val="0"/>
                  <w:marTop w:val="0"/>
                  <w:marBottom w:val="0"/>
                  <w:divBdr>
                    <w:top w:val="none" w:sz="0" w:space="0" w:color="auto"/>
                    <w:left w:val="none" w:sz="0" w:space="0" w:color="auto"/>
                    <w:bottom w:val="none" w:sz="0" w:space="0" w:color="auto"/>
                    <w:right w:val="none" w:sz="0" w:space="0" w:color="auto"/>
                  </w:divBdr>
                  <w:divsChild>
                    <w:div w:id="720831150">
                      <w:marLeft w:val="0"/>
                      <w:marRight w:val="0"/>
                      <w:marTop w:val="0"/>
                      <w:marBottom w:val="0"/>
                      <w:divBdr>
                        <w:top w:val="none" w:sz="0" w:space="0" w:color="auto"/>
                        <w:left w:val="none" w:sz="0" w:space="0" w:color="auto"/>
                        <w:bottom w:val="none" w:sz="0" w:space="0" w:color="auto"/>
                        <w:right w:val="none" w:sz="0" w:space="0" w:color="auto"/>
                      </w:divBdr>
                      <w:divsChild>
                        <w:div w:id="2116634333">
                          <w:marLeft w:val="0"/>
                          <w:marRight w:val="0"/>
                          <w:marTop w:val="0"/>
                          <w:marBottom w:val="0"/>
                          <w:divBdr>
                            <w:top w:val="none" w:sz="0" w:space="0" w:color="auto"/>
                            <w:left w:val="none" w:sz="0" w:space="0" w:color="auto"/>
                            <w:bottom w:val="none" w:sz="0" w:space="0" w:color="auto"/>
                            <w:right w:val="none" w:sz="0" w:space="0" w:color="auto"/>
                          </w:divBdr>
                          <w:divsChild>
                            <w:div w:id="2002157086">
                              <w:marLeft w:val="0"/>
                              <w:marRight w:val="0"/>
                              <w:marTop w:val="0"/>
                              <w:marBottom w:val="0"/>
                              <w:divBdr>
                                <w:top w:val="none" w:sz="0" w:space="0" w:color="auto"/>
                                <w:left w:val="none" w:sz="0" w:space="0" w:color="auto"/>
                                <w:bottom w:val="none" w:sz="0" w:space="0" w:color="auto"/>
                                <w:right w:val="none" w:sz="0" w:space="0" w:color="auto"/>
                              </w:divBdr>
                              <w:divsChild>
                                <w:div w:id="1277756616">
                                  <w:marLeft w:val="0"/>
                                  <w:marRight w:val="0"/>
                                  <w:marTop w:val="0"/>
                                  <w:marBottom w:val="0"/>
                                  <w:divBdr>
                                    <w:top w:val="none" w:sz="0" w:space="0" w:color="auto"/>
                                    <w:left w:val="none" w:sz="0" w:space="0" w:color="auto"/>
                                    <w:bottom w:val="none" w:sz="0" w:space="0" w:color="auto"/>
                                    <w:right w:val="none" w:sz="0" w:space="0" w:color="auto"/>
                                  </w:divBdr>
                                  <w:divsChild>
                                    <w:div w:id="2125491286">
                                      <w:marLeft w:val="0"/>
                                      <w:marRight w:val="0"/>
                                      <w:marTop w:val="0"/>
                                      <w:marBottom w:val="0"/>
                                      <w:divBdr>
                                        <w:top w:val="none" w:sz="0" w:space="0" w:color="auto"/>
                                        <w:left w:val="none" w:sz="0" w:space="0" w:color="auto"/>
                                        <w:bottom w:val="none" w:sz="0" w:space="0" w:color="auto"/>
                                        <w:right w:val="none" w:sz="0" w:space="0" w:color="auto"/>
                                      </w:divBdr>
                                      <w:divsChild>
                                        <w:div w:id="1196233169">
                                          <w:marLeft w:val="0"/>
                                          <w:marRight w:val="0"/>
                                          <w:marTop w:val="0"/>
                                          <w:marBottom w:val="0"/>
                                          <w:divBdr>
                                            <w:top w:val="none" w:sz="0" w:space="0" w:color="auto"/>
                                            <w:left w:val="none" w:sz="0" w:space="0" w:color="auto"/>
                                            <w:bottom w:val="none" w:sz="0" w:space="0" w:color="auto"/>
                                            <w:right w:val="none" w:sz="0" w:space="0" w:color="auto"/>
                                          </w:divBdr>
                                          <w:divsChild>
                                            <w:div w:id="1348944489">
                                              <w:marLeft w:val="0"/>
                                              <w:marRight w:val="0"/>
                                              <w:marTop w:val="0"/>
                                              <w:marBottom w:val="0"/>
                                              <w:divBdr>
                                                <w:top w:val="none" w:sz="0" w:space="0" w:color="auto"/>
                                                <w:left w:val="none" w:sz="0" w:space="0" w:color="auto"/>
                                                <w:bottom w:val="none" w:sz="0" w:space="0" w:color="auto"/>
                                                <w:right w:val="none" w:sz="0" w:space="0" w:color="auto"/>
                                              </w:divBdr>
                                              <w:divsChild>
                                                <w:div w:id="1287203178">
                                                  <w:marLeft w:val="0"/>
                                                  <w:marRight w:val="0"/>
                                                  <w:marTop w:val="0"/>
                                                  <w:marBottom w:val="0"/>
                                                  <w:divBdr>
                                                    <w:top w:val="none" w:sz="0" w:space="0" w:color="auto"/>
                                                    <w:left w:val="none" w:sz="0" w:space="0" w:color="auto"/>
                                                    <w:bottom w:val="none" w:sz="0" w:space="0" w:color="auto"/>
                                                    <w:right w:val="none" w:sz="0" w:space="0" w:color="auto"/>
                                                  </w:divBdr>
                                                  <w:divsChild>
                                                    <w:div w:id="641618928">
                                                      <w:marLeft w:val="0"/>
                                                      <w:marRight w:val="0"/>
                                                      <w:marTop w:val="0"/>
                                                      <w:marBottom w:val="0"/>
                                                      <w:divBdr>
                                                        <w:top w:val="none" w:sz="0" w:space="0" w:color="auto"/>
                                                        <w:left w:val="none" w:sz="0" w:space="0" w:color="auto"/>
                                                        <w:bottom w:val="none" w:sz="0" w:space="0" w:color="auto"/>
                                                        <w:right w:val="none" w:sz="0" w:space="0" w:color="auto"/>
                                                      </w:divBdr>
                                                      <w:divsChild>
                                                        <w:div w:id="1937711064">
                                                          <w:marLeft w:val="0"/>
                                                          <w:marRight w:val="0"/>
                                                          <w:marTop w:val="0"/>
                                                          <w:marBottom w:val="0"/>
                                                          <w:divBdr>
                                                            <w:top w:val="none" w:sz="0" w:space="0" w:color="auto"/>
                                                            <w:left w:val="none" w:sz="0" w:space="0" w:color="auto"/>
                                                            <w:bottom w:val="none" w:sz="0" w:space="0" w:color="auto"/>
                                                            <w:right w:val="none" w:sz="0" w:space="0" w:color="auto"/>
                                                          </w:divBdr>
                                                          <w:divsChild>
                                                            <w:div w:id="77860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8859520">
      <w:bodyDiv w:val="1"/>
      <w:marLeft w:val="0"/>
      <w:marRight w:val="0"/>
      <w:marTop w:val="0"/>
      <w:marBottom w:val="0"/>
      <w:divBdr>
        <w:top w:val="none" w:sz="0" w:space="0" w:color="auto"/>
        <w:left w:val="none" w:sz="0" w:space="0" w:color="auto"/>
        <w:bottom w:val="none" w:sz="0" w:space="0" w:color="auto"/>
        <w:right w:val="none" w:sz="0" w:space="0" w:color="auto"/>
      </w:divBdr>
    </w:div>
    <w:div w:id="1498957144">
      <w:bodyDiv w:val="1"/>
      <w:marLeft w:val="0"/>
      <w:marRight w:val="0"/>
      <w:marTop w:val="0"/>
      <w:marBottom w:val="0"/>
      <w:divBdr>
        <w:top w:val="none" w:sz="0" w:space="0" w:color="auto"/>
        <w:left w:val="none" w:sz="0" w:space="0" w:color="auto"/>
        <w:bottom w:val="none" w:sz="0" w:space="0" w:color="auto"/>
        <w:right w:val="none" w:sz="0" w:space="0" w:color="auto"/>
      </w:divBdr>
    </w:div>
    <w:div w:id="1500316328">
      <w:bodyDiv w:val="1"/>
      <w:marLeft w:val="0"/>
      <w:marRight w:val="0"/>
      <w:marTop w:val="0"/>
      <w:marBottom w:val="0"/>
      <w:divBdr>
        <w:top w:val="none" w:sz="0" w:space="0" w:color="auto"/>
        <w:left w:val="none" w:sz="0" w:space="0" w:color="auto"/>
        <w:bottom w:val="none" w:sz="0" w:space="0" w:color="auto"/>
        <w:right w:val="none" w:sz="0" w:space="0" w:color="auto"/>
      </w:divBdr>
    </w:div>
    <w:div w:id="1517378197">
      <w:bodyDiv w:val="1"/>
      <w:marLeft w:val="0"/>
      <w:marRight w:val="0"/>
      <w:marTop w:val="0"/>
      <w:marBottom w:val="0"/>
      <w:divBdr>
        <w:top w:val="none" w:sz="0" w:space="0" w:color="auto"/>
        <w:left w:val="none" w:sz="0" w:space="0" w:color="auto"/>
        <w:bottom w:val="none" w:sz="0" w:space="0" w:color="auto"/>
        <w:right w:val="none" w:sz="0" w:space="0" w:color="auto"/>
      </w:divBdr>
    </w:div>
    <w:div w:id="1539901659">
      <w:bodyDiv w:val="1"/>
      <w:marLeft w:val="0"/>
      <w:marRight w:val="0"/>
      <w:marTop w:val="0"/>
      <w:marBottom w:val="0"/>
      <w:divBdr>
        <w:top w:val="none" w:sz="0" w:space="0" w:color="auto"/>
        <w:left w:val="none" w:sz="0" w:space="0" w:color="auto"/>
        <w:bottom w:val="none" w:sz="0" w:space="0" w:color="auto"/>
        <w:right w:val="none" w:sz="0" w:space="0" w:color="auto"/>
      </w:divBdr>
    </w:div>
    <w:div w:id="1556349689">
      <w:bodyDiv w:val="1"/>
      <w:marLeft w:val="0"/>
      <w:marRight w:val="0"/>
      <w:marTop w:val="0"/>
      <w:marBottom w:val="0"/>
      <w:divBdr>
        <w:top w:val="none" w:sz="0" w:space="0" w:color="auto"/>
        <w:left w:val="none" w:sz="0" w:space="0" w:color="auto"/>
        <w:bottom w:val="none" w:sz="0" w:space="0" w:color="auto"/>
        <w:right w:val="none" w:sz="0" w:space="0" w:color="auto"/>
      </w:divBdr>
    </w:div>
    <w:div w:id="1563524629">
      <w:bodyDiv w:val="1"/>
      <w:marLeft w:val="0"/>
      <w:marRight w:val="0"/>
      <w:marTop w:val="0"/>
      <w:marBottom w:val="0"/>
      <w:divBdr>
        <w:top w:val="none" w:sz="0" w:space="0" w:color="auto"/>
        <w:left w:val="none" w:sz="0" w:space="0" w:color="auto"/>
        <w:bottom w:val="none" w:sz="0" w:space="0" w:color="auto"/>
        <w:right w:val="none" w:sz="0" w:space="0" w:color="auto"/>
      </w:divBdr>
    </w:div>
    <w:div w:id="1592591889">
      <w:bodyDiv w:val="1"/>
      <w:marLeft w:val="0"/>
      <w:marRight w:val="0"/>
      <w:marTop w:val="0"/>
      <w:marBottom w:val="0"/>
      <w:divBdr>
        <w:top w:val="none" w:sz="0" w:space="0" w:color="auto"/>
        <w:left w:val="none" w:sz="0" w:space="0" w:color="auto"/>
        <w:bottom w:val="none" w:sz="0" w:space="0" w:color="auto"/>
        <w:right w:val="none" w:sz="0" w:space="0" w:color="auto"/>
      </w:divBdr>
    </w:div>
    <w:div w:id="1659460707">
      <w:bodyDiv w:val="1"/>
      <w:marLeft w:val="0"/>
      <w:marRight w:val="0"/>
      <w:marTop w:val="0"/>
      <w:marBottom w:val="0"/>
      <w:divBdr>
        <w:top w:val="none" w:sz="0" w:space="0" w:color="auto"/>
        <w:left w:val="none" w:sz="0" w:space="0" w:color="auto"/>
        <w:bottom w:val="none" w:sz="0" w:space="0" w:color="auto"/>
        <w:right w:val="none" w:sz="0" w:space="0" w:color="auto"/>
      </w:divBdr>
    </w:div>
    <w:div w:id="1724400758">
      <w:bodyDiv w:val="1"/>
      <w:marLeft w:val="0"/>
      <w:marRight w:val="0"/>
      <w:marTop w:val="0"/>
      <w:marBottom w:val="0"/>
      <w:divBdr>
        <w:top w:val="none" w:sz="0" w:space="0" w:color="auto"/>
        <w:left w:val="none" w:sz="0" w:space="0" w:color="auto"/>
        <w:bottom w:val="none" w:sz="0" w:space="0" w:color="auto"/>
        <w:right w:val="none" w:sz="0" w:space="0" w:color="auto"/>
      </w:divBdr>
    </w:div>
    <w:div w:id="1774592513">
      <w:bodyDiv w:val="1"/>
      <w:marLeft w:val="0"/>
      <w:marRight w:val="0"/>
      <w:marTop w:val="0"/>
      <w:marBottom w:val="0"/>
      <w:divBdr>
        <w:top w:val="none" w:sz="0" w:space="0" w:color="auto"/>
        <w:left w:val="none" w:sz="0" w:space="0" w:color="auto"/>
        <w:bottom w:val="none" w:sz="0" w:space="0" w:color="auto"/>
        <w:right w:val="none" w:sz="0" w:space="0" w:color="auto"/>
      </w:divBdr>
      <w:divsChild>
        <w:div w:id="1834373068">
          <w:marLeft w:val="0"/>
          <w:marRight w:val="0"/>
          <w:marTop w:val="0"/>
          <w:marBottom w:val="0"/>
          <w:divBdr>
            <w:top w:val="none" w:sz="0" w:space="0" w:color="auto"/>
            <w:left w:val="none" w:sz="0" w:space="0" w:color="auto"/>
            <w:bottom w:val="none" w:sz="0" w:space="0" w:color="auto"/>
            <w:right w:val="none" w:sz="0" w:space="0" w:color="auto"/>
          </w:divBdr>
          <w:divsChild>
            <w:div w:id="195508494">
              <w:marLeft w:val="0"/>
              <w:marRight w:val="0"/>
              <w:marTop w:val="0"/>
              <w:marBottom w:val="0"/>
              <w:divBdr>
                <w:top w:val="none" w:sz="0" w:space="0" w:color="auto"/>
                <w:left w:val="none" w:sz="0" w:space="0" w:color="auto"/>
                <w:bottom w:val="none" w:sz="0" w:space="0" w:color="auto"/>
                <w:right w:val="none" w:sz="0" w:space="0" w:color="auto"/>
              </w:divBdr>
              <w:divsChild>
                <w:div w:id="1212424952">
                  <w:marLeft w:val="0"/>
                  <w:marRight w:val="0"/>
                  <w:marTop w:val="0"/>
                  <w:marBottom w:val="0"/>
                  <w:divBdr>
                    <w:top w:val="none" w:sz="0" w:space="0" w:color="auto"/>
                    <w:left w:val="none" w:sz="0" w:space="0" w:color="auto"/>
                    <w:bottom w:val="none" w:sz="0" w:space="0" w:color="auto"/>
                    <w:right w:val="none" w:sz="0" w:space="0" w:color="auto"/>
                  </w:divBdr>
                  <w:divsChild>
                    <w:div w:id="134578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70401">
      <w:bodyDiv w:val="1"/>
      <w:marLeft w:val="0"/>
      <w:marRight w:val="0"/>
      <w:marTop w:val="0"/>
      <w:marBottom w:val="0"/>
      <w:divBdr>
        <w:top w:val="none" w:sz="0" w:space="0" w:color="auto"/>
        <w:left w:val="none" w:sz="0" w:space="0" w:color="auto"/>
        <w:bottom w:val="none" w:sz="0" w:space="0" w:color="auto"/>
        <w:right w:val="none" w:sz="0" w:space="0" w:color="auto"/>
      </w:divBdr>
    </w:div>
    <w:div w:id="1815439701">
      <w:bodyDiv w:val="1"/>
      <w:marLeft w:val="0"/>
      <w:marRight w:val="0"/>
      <w:marTop w:val="0"/>
      <w:marBottom w:val="0"/>
      <w:divBdr>
        <w:top w:val="none" w:sz="0" w:space="0" w:color="auto"/>
        <w:left w:val="none" w:sz="0" w:space="0" w:color="auto"/>
        <w:bottom w:val="none" w:sz="0" w:space="0" w:color="auto"/>
        <w:right w:val="none" w:sz="0" w:space="0" w:color="auto"/>
      </w:divBdr>
    </w:div>
    <w:div w:id="1866483623">
      <w:bodyDiv w:val="1"/>
      <w:marLeft w:val="0"/>
      <w:marRight w:val="0"/>
      <w:marTop w:val="0"/>
      <w:marBottom w:val="0"/>
      <w:divBdr>
        <w:top w:val="none" w:sz="0" w:space="0" w:color="auto"/>
        <w:left w:val="none" w:sz="0" w:space="0" w:color="auto"/>
        <w:bottom w:val="none" w:sz="0" w:space="0" w:color="auto"/>
        <w:right w:val="none" w:sz="0" w:space="0" w:color="auto"/>
      </w:divBdr>
    </w:div>
    <w:div w:id="1902865631">
      <w:bodyDiv w:val="1"/>
      <w:marLeft w:val="0"/>
      <w:marRight w:val="0"/>
      <w:marTop w:val="0"/>
      <w:marBottom w:val="0"/>
      <w:divBdr>
        <w:top w:val="none" w:sz="0" w:space="0" w:color="auto"/>
        <w:left w:val="none" w:sz="0" w:space="0" w:color="auto"/>
        <w:bottom w:val="none" w:sz="0" w:space="0" w:color="auto"/>
        <w:right w:val="none" w:sz="0" w:space="0" w:color="auto"/>
      </w:divBdr>
    </w:div>
    <w:div w:id="1963923614">
      <w:bodyDiv w:val="1"/>
      <w:marLeft w:val="0"/>
      <w:marRight w:val="0"/>
      <w:marTop w:val="0"/>
      <w:marBottom w:val="0"/>
      <w:divBdr>
        <w:top w:val="none" w:sz="0" w:space="0" w:color="auto"/>
        <w:left w:val="none" w:sz="0" w:space="0" w:color="auto"/>
        <w:bottom w:val="none" w:sz="0" w:space="0" w:color="auto"/>
        <w:right w:val="none" w:sz="0" w:space="0" w:color="auto"/>
      </w:divBdr>
    </w:div>
    <w:div w:id="1976060208">
      <w:bodyDiv w:val="1"/>
      <w:marLeft w:val="0"/>
      <w:marRight w:val="0"/>
      <w:marTop w:val="0"/>
      <w:marBottom w:val="0"/>
      <w:divBdr>
        <w:top w:val="none" w:sz="0" w:space="0" w:color="auto"/>
        <w:left w:val="none" w:sz="0" w:space="0" w:color="auto"/>
        <w:bottom w:val="none" w:sz="0" w:space="0" w:color="auto"/>
        <w:right w:val="none" w:sz="0" w:space="0" w:color="auto"/>
      </w:divBdr>
      <w:divsChild>
        <w:div w:id="2122143910">
          <w:marLeft w:val="0"/>
          <w:marRight w:val="0"/>
          <w:marTop w:val="0"/>
          <w:marBottom w:val="0"/>
          <w:divBdr>
            <w:top w:val="none" w:sz="0" w:space="0" w:color="auto"/>
            <w:left w:val="none" w:sz="0" w:space="0" w:color="auto"/>
            <w:bottom w:val="none" w:sz="0" w:space="0" w:color="auto"/>
            <w:right w:val="none" w:sz="0" w:space="0" w:color="auto"/>
          </w:divBdr>
          <w:divsChild>
            <w:div w:id="470557762">
              <w:marLeft w:val="0"/>
              <w:marRight w:val="0"/>
              <w:marTop w:val="0"/>
              <w:marBottom w:val="0"/>
              <w:divBdr>
                <w:top w:val="none" w:sz="0" w:space="0" w:color="auto"/>
                <w:left w:val="none" w:sz="0" w:space="0" w:color="auto"/>
                <w:bottom w:val="none" w:sz="0" w:space="0" w:color="auto"/>
                <w:right w:val="none" w:sz="0" w:space="0" w:color="auto"/>
              </w:divBdr>
              <w:divsChild>
                <w:div w:id="1263300800">
                  <w:marLeft w:val="0"/>
                  <w:marRight w:val="0"/>
                  <w:marTop w:val="0"/>
                  <w:marBottom w:val="0"/>
                  <w:divBdr>
                    <w:top w:val="none" w:sz="0" w:space="0" w:color="auto"/>
                    <w:left w:val="none" w:sz="0" w:space="0" w:color="auto"/>
                    <w:bottom w:val="none" w:sz="0" w:space="0" w:color="auto"/>
                    <w:right w:val="none" w:sz="0" w:space="0" w:color="auto"/>
                  </w:divBdr>
                  <w:divsChild>
                    <w:div w:id="19187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634067">
      <w:bodyDiv w:val="1"/>
      <w:marLeft w:val="0"/>
      <w:marRight w:val="0"/>
      <w:marTop w:val="0"/>
      <w:marBottom w:val="0"/>
      <w:divBdr>
        <w:top w:val="none" w:sz="0" w:space="0" w:color="auto"/>
        <w:left w:val="none" w:sz="0" w:space="0" w:color="auto"/>
        <w:bottom w:val="none" w:sz="0" w:space="0" w:color="auto"/>
        <w:right w:val="none" w:sz="0" w:space="0" w:color="auto"/>
      </w:divBdr>
    </w:div>
    <w:div w:id="2031367871">
      <w:bodyDiv w:val="1"/>
      <w:marLeft w:val="0"/>
      <w:marRight w:val="0"/>
      <w:marTop w:val="0"/>
      <w:marBottom w:val="0"/>
      <w:divBdr>
        <w:top w:val="none" w:sz="0" w:space="0" w:color="auto"/>
        <w:left w:val="none" w:sz="0" w:space="0" w:color="auto"/>
        <w:bottom w:val="none" w:sz="0" w:space="0" w:color="auto"/>
        <w:right w:val="none" w:sz="0" w:space="0" w:color="auto"/>
      </w:divBdr>
    </w:div>
    <w:div w:id="2051029711">
      <w:bodyDiv w:val="1"/>
      <w:marLeft w:val="0"/>
      <w:marRight w:val="0"/>
      <w:marTop w:val="0"/>
      <w:marBottom w:val="0"/>
      <w:divBdr>
        <w:top w:val="none" w:sz="0" w:space="0" w:color="auto"/>
        <w:left w:val="none" w:sz="0" w:space="0" w:color="auto"/>
        <w:bottom w:val="none" w:sz="0" w:space="0" w:color="auto"/>
        <w:right w:val="none" w:sz="0" w:space="0" w:color="auto"/>
      </w:divBdr>
      <w:divsChild>
        <w:div w:id="28340508">
          <w:marLeft w:val="0"/>
          <w:marRight w:val="0"/>
          <w:marTop w:val="0"/>
          <w:marBottom w:val="0"/>
          <w:divBdr>
            <w:top w:val="none" w:sz="0" w:space="0" w:color="auto"/>
            <w:left w:val="none" w:sz="0" w:space="0" w:color="auto"/>
            <w:bottom w:val="none" w:sz="0" w:space="0" w:color="auto"/>
            <w:right w:val="none" w:sz="0" w:space="0" w:color="auto"/>
          </w:divBdr>
          <w:divsChild>
            <w:div w:id="982781816">
              <w:marLeft w:val="0"/>
              <w:marRight w:val="0"/>
              <w:marTop w:val="0"/>
              <w:marBottom w:val="0"/>
              <w:divBdr>
                <w:top w:val="none" w:sz="0" w:space="0" w:color="auto"/>
                <w:left w:val="none" w:sz="0" w:space="0" w:color="auto"/>
                <w:bottom w:val="none" w:sz="0" w:space="0" w:color="auto"/>
                <w:right w:val="none" w:sz="0" w:space="0" w:color="auto"/>
              </w:divBdr>
              <w:divsChild>
                <w:div w:id="210731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31384">
      <w:bodyDiv w:val="1"/>
      <w:marLeft w:val="0"/>
      <w:marRight w:val="0"/>
      <w:marTop w:val="0"/>
      <w:marBottom w:val="0"/>
      <w:divBdr>
        <w:top w:val="none" w:sz="0" w:space="0" w:color="auto"/>
        <w:left w:val="none" w:sz="0" w:space="0" w:color="auto"/>
        <w:bottom w:val="none" w:sz="0" w:space="0" w:color="auto"/>
        <w:right w:val="none" w:sz="0" w:space="0" w:color="auto"/>
      </w:divBdr>
      <w:divsChild>
        <w:div w:id="580070303">
          <w:marLeft w:val="0"/>
          <w:marRight w:val="0"/>
          <w:marTop w:val="0"/>
          <w:marBottom w:val="0"/>
          <w:divBdr>
            <w:top w:val="none" w:sz="0" w:space="0" w:color="auto"/>
            <w:left w:val="none" w:sz="0" w:space="0" w:color="auto"/>
            <w:bottom w:val="none" w:sz="0" w:space="0" w:color="auto"/>
            <w:right w:val="none" w:sz="0" w:space="0" w:color="auto"/>
          </w:divBdr>
          <w:divsChild>
            <w:div w:id="1273708980">
              <w:marLeft w:val="0"/>
              <w:marRight w:val="0"/>
              <w:marTop w:val="0"/>
              <w:marBottom w:val="0"/>
              <w:divBdr>
                <w:top w:val="none" w:sz="0" w:space="0" w:color="auto"/>
                <w:left w:val="none" w:sz="0" w:space="0" w:color="auto"/>
                <w:bottom w:val="none" w:sz="0" w:space="0" w:color="auto"/>
                <w:right w:val="none" w:sz="0" w:space="0" w:color="auto"/>
              </w:divBdr>
              <w:divsChild>
                <w:div w:id="1017655958">
                  <w:marLeft w:val="0"/>
                  <w:marRight w:val="0"/>
                  <w:marTop w:val="0"/>
                  <w:marBottom w:val="0"/>
                  <w:divBdr>
                    <w:top w:val="none" w:sz="0" w:space="0" w:color="auto"/>
                    <w:left w:val="none" w:sz="0" w:space="0" w:color="auto"/>
                    <w:bottom w:val="none" w:sz="0" w:space="0" w:color="auto"/>
                    <w:right w:val="none" w:sz="0" w:space="0" w:color="auto"/>
                  </w:divBdr>
                  <w:divsChild>
                    <w:div w:id="1488084810">
                      <w:marLeft w:val="0"/>
                      <w:marRight w:val="0"/>
                      <w:marTop w:val="0"/>
                      <w:marBottom w:val="0"/>
                      <w:divBdr>
                        <w:top w:val="none" w:sz="0" w:space="0" w:color="auto"/>
                        <w:left w:val="none" w:sz="0" w:space="0" w:color="auto"/>
                        <w:bottom w:val="none" w:sz="0" w:space="0" w:color="auto"/>
                        <w:right w:val="none" w:sz="0" w:space="0" w:color="auto"/>
                      </w:divBdr>
                      <w:divsChild>
                        <w:div w:id="1259212953">
                          <w:marLeft w:val="0"/>
                          <w:marRight w:val="0"/>
                          <w:marTop w:val="0"/>
                          <w:marBottom w:val="0"/>
                          <w:divBdr>
                            <w:top w:val="none" w:sz="0" w:space="0" w:color="auto"/>
                            <w:left w:val="none" w:sz="0" w:space="0" w:color="auto"/>
                            <w:bottom w:val="none" w:sz="0" w:space="0" w:color="auto"/>
                            <w:right w:val="none" w:sz="0" w:space="0" w:color="auto"/>
                          </w:divBdr>
                          <w:divsChild>
                            <w:div w:id="838926551">
                              <w:marLeft w:val="0"/>
                              <w:marRight w:val="0"/>
                              <w:marTop w:val="0"/>
                              <w:marBottom w:val="0"/>
                              <w:divBdr>
                                <w:top w:val="none" w:sz="0" w:space="0" w:color="auto"/>
                                <w:left w:val="none" w:sz="0" w:space="0" w:color="auto"/>
                                <w:bottom w:val="none" w:sz="0" w:space="0" w:color="auto"/>
                                <w:right w:val="none" w:sz="0" w:space="0" w:color="auto"/>
                              </w:divBdr>
                              <w:divsChild>
                                <w:div w:id="1127162480">
                                  <w:marLeft w:val="0"/>
                                  <w:marRight w:val="0"/>
                                  <w:marTop w:val="0"/>
                                  <w:marBottom w:val="0"/>
                                  <w:divBdr>
                                    <w:top w:val="none" w:sz="0" w:space="0" w:color="auto"/>
                                    <w:left w:val="none" w:sz="0" w:space="0" w:color="auto"/>
                                    <w:bottom w:val="none" w:sz="0" w:space="0" w:color="auto"/>
                                    <w:right w:val="none" w:sz="0" w:space="0" w:color="auto"/>
                                  </w:divBdr>
                                  <w:divsChild>
                                    <w:div w:id="1341085657">
                                      <w:marLeft w:val="0"/>
                                      <w:marRight w:val="0"/>
                                      <w:marTop w:val="0"/>
                                      <w:marBottom w:val="0"/>
                                      <w:divBdr>
                                        <w:top w:val="none" w:sz="0" w:space="0" w:color="auto"/>
                                        <w:left w:val="none" w:sz="0" w:space="0" w:color="auto"/>
                                        <w:bottom w:val="none" w:sz="0" w:space="0" w:color="auto"/>
                                        <w:right w:val="none" w:sz="0" w:space="0" w:color="auto"/>
                                      </w:divBdr>
                                      <w:divsChild>
                                        <w:div w:id="420221535">
                                          <w:marLeft w:val="0"/>
                                          <w:marRight w:val="0"/>
                                          <w:marTop w:val="0"/>
                                          <w:marBottom w:val="0"/>
                                          <w:divBdr>
                                            <w:top w:val="none" w:sz="0" w:space="0" w:color="auto"/>
                                            <w:left w:val="none" w:sz="0" w:space="0" w:color="auto"/>
                                            <w:bottom w:val="none" w:sz="0" w:space="0" w:color="auto"/>
                                            <w:right w:val="none" w:sz="0" w:space="0" w:color="auto"/>
                                          </w:divBdr>
                                          <w:divsChild>
                                            <w:div w:id="1224101841">
                                              <w:marLeft w:val="0"/>
                                              <w:marRight w:val="0"/>
                                              <w:marTop w:val="0"/>
                                              <w:marBottom w:val="0"/>
                                              <w:divBdr>
                                                <w:top w:val="none" w:sz="0" w:space="0" w:color="auto"/>
                                                <w:left w:val="none" w:sz="0" w:space="0" w:color="auto"/>
                                                <w:bottom w:val="none" w:sz="0" w:space="0" w:color="auto"/>
                                                <w:right w:val="none" w:sz="0" w:space="0" w:color="auto"/>
                                              </w:divBdr>
                                              <w:divsChild>
                                                <w:div w:id="627780166">
                                                  <w:marLeft w:val="0"/>
                                                  <w:marRight w:val="0"/>
                                                  <w:marTop w:val="0"/>
                                                  <w:marBottom w:val="0"/>
                                                  <w:divBdr>
                                                    <w:top w:val="none" w:sz="0" w:space="0" w:color="auto"/>
                                                    <w:left w:val="none" w:sz="0" w:space="0" w:color="auto"/>
                                                    <w:bottom w:val="none" w:sz="0" w:space="0" w:color="auto"/>
                                                    <w:right w:val="none" w:sz="0" w:space="0" w:color="auto"/>
                                                  </w:divBdr>
                                                  <w:divsChild>
                                                    <w:div w:id="1874343484">
                                                      <w:marLeft w:val="0"/>
                                                      <w:marRight w:val="0"/>
                                                      <w:marTop w:val="0"/>
                                                      <w:marBottom w:val="0"/>
                                                      <w:divBdr>
                                                        <w:top w:val="none" w:sz="0" w:space="0" w:color="auto"/>
                                                        <w:left w:val="none" w:sz="0" w:space="0" w:color="auto"/>
                                                        <w:bottom w:val="none" w:sz="0" w:space="0" w:color="auto"/>
                                                        <w:right w:val="none" w:sz="0" w:space="0" w:color="auto"/>
                                                      </w:divBdr>
                                                      <w:divsChild>
                                                        <w:div w:id="239557961">
                                                          <w:marLeft w:val="0"/>
                                                          <w:marRight w:val="0"/>
                                                          <w:marTop w:val="0"/>
                                                          <w:marBottom w:val="0"/>
                                                          <w:divBdr>
                                                            <w:top w:val="none" w:sz="0" w:space="0" w:color="auto"/>
                                                            <w:left w:val="none" w:sz="0" w:space="0" w:color="auto"/>
                                                            <w:bottom w:val="none" w:sz="0" w:space="0" w:color="auto"/>
                                                            <w:right w:val="none" w:sz="0" w:space="0" w:color="auto"/>
                                                          </w:divBdr>
                                                          <w:divsChild>
                                                            <w:div w:id="167021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93965713">
      <w:bodyDiv w:val="1"/>
      <w:marLeft w:val="0"/>
      <w:marRight w:val="0"/>
      <w:marTop w:val="0"/>
      <w:marBottom w:val="0"/>
      <w:divBdr>
        <w:top w:val="none" w:sz="0" w:space="0" w:color="auto"/>
        <w:left w:val="none" w:sz="0" w:space="0" w:color="auto"/>
        <w:bottom w:val="none" w:sz="0" w:space="0" w:color="auto"/>
        <w:right w:val="none" w:sz="0" w:space="0" w:color="auto"/>
      </w:divBdr>
    </w:div>
    <w:div w:id="2096244640">
      <w:bodyDiv w:val="1"/>
      <w:marLeft w:val="0"/>
      <w:marRight w:val="0"/>
      <w:marTop w:val="0"/>
      <w:marBottom w:val="0"/>
      <w:divBdr>
        <w:top w:val="none" w:sz="0" w:space="0" w:color="auto"/>
        <w:left w:val="none" w:sz="0" w:space="0" w:color="auto"/>
        <w:bottom w:val="none" w:sz="0" w:space="0" w:color="auto"/>
        <w:right w:val="none" w:sz="0" w:space="0" w:color="auto"/>
      </w:divBdr>
      <w:divsChild>
        <w:div w:id="224266410">
          <w:marLeft w:val="0"/>
          <w:marRight w:val="0"/>
          <w:marTop w:val="0"/>
          <w:marBottom w:val="0"/>
          <w:divBdr>
            <w:top w:val="none" w:sz="0" w:space="0" w:color="auto"/>
            <w:left w:val="none" w:sz="0" w:space="0" w:color="auto"/>
            <w:bottom w:val="none" w:sz="0" w:space="0" w:color="auto"/>
            <w:right w:val="none" w:sz="0" w:space="0" w:color="auto"/>
          </w:divBdr>
        </w:div>
        <w:div w:id="1119227721">
          <w:marLeft w:val="0"/>
          <w:marRight w:val="0"/>
          <w:marTop w:val="0"/>
          <w:marBottom w:val="0"/>
          <w:divBdr>
            <w:top w:val="none" w:sz="0" w:space="0" w:color="auto"/>
            <w:left w:val="none" w:sz="0" w:space="0" w:color="auto"/>
            <w:bottom w:val="none" w:sz="0" w:space="0" w:color="auto"/>
            <w:right w:val="none" w:sz="0" w:space="0" w:color="auto"/>
          </w:divBdr>
          <w:divsChild>
            <w:div w:id="197506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49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iken.beeschool.jp/%e8%8b%b1%e6%a4%9c4%e7%b4%9a%e3%82%aa%e3%83%b3%e3%83%a9%e3%82%a4%e3%83%b3%e7%b7%b4%e7%bf%92%e3%83%9a%e3%83%bc%e3%82%b8/" TargetMode="External"/><Relationship Id="rId18" Type="http://schemas.openxmlformats.org/officeDocument/2006/relationships/hyperlink" Target="https://eiken.beeschool.jp/wp-admin/post.php?post=865&amp;action=edit" TargetMode="External"/><Relationship Id="rId26" Type="http://schemas.openxmlformats.org/officeDocument/2006/relationships/hyperlink" Target="http://beeschool.jp/wp-admin/post.php?post=3124&amp;action=edit" TargetMode="External"/><Relationship Id="rId39" Type="http://schemas.openxmlformats.org/officeDocument/2006/relationships/hyperlink" Target="mailto:tomo_amenimomakezu@yahoo.co.jp" TargetMode="External"/><Relationship Id="rId21" Type="http://schemas.openxmlformats.org/officeDocument/2006/relationships/hyperlink" Target="mailto:1616kousei@gmail.com" TargetMode="External"/><Relationship Id="rId34" Type="http://schemas.openxmlformats.org/officeDocument/2006/relationships/hyperlink" Target="https://eiken.beeschool.jp/wp-admin/post.php?post=859&amp;action=edit" TargetMode="External"/><Relationship Id="rId42" Type="http://schemas.openxmlformats.org/officeDocument/2006/relationships/hyperlink" Target="file:///E:\OneDrive%20-%20Bee%20School\&#20107;&#21209;\&#23398;&#26657;&#20869;&#26360;&#39006;\PRINTS%20FOR%20TAIKEN\&#20837;&#20250;&#12398;&#12372;&#26696;&#20869;(&#23376;&#20379;&#29992;).pdf" TargetMode="External"/><Relationship Id="rId47" Type="http://schemas.openxmlformats.org/officeDocument/2006/relationships/hyperlink" Target="file:///E:\OneDrive%20-%20Bee%20School\Perso\Bee%20School%20-%20%20Administration\&#32102;&#26009;&#26126;&#32048;&#26360;&#65381;&#12473;&#12479;&#12501;\Teacher%20Schedule%20Weekly%20Template.xlsx" TargetMode="External"/><Relationship Id="rId50" Type="http://schemas.openxmlformats.org/officeDocument/2006/relationships/hyperlink" Target="file:///E:\OneDrive%20-%20Bee%20School\&#20107;&#21209;\&#23398;&#26657;&#20869;&#26360;&#39006;\PRINTS%20FOR%20TAIKEN\&#20837;&#20250;&#12398;&#12372;&#26696;&#20869;(&#23376;&#20379;&#29992;).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iken.beeschool.jp/wp-admin/post.php?post=859&amp;action=edit" TargetMode="External"/><Relationship Id="rId29" Type="http://schemas.openxmlformats.org/officeDocument/2006/relationships/hyperlink" Target="http://beeschool.jp/wp-admin/post.php?post=2822&amp;action=edit" TargetMode="External"/><Relationship Id="rId11" Type="http://schemas.openxmlformats.org/officeDocument/2006/relationships/customXml" Target="ink/ink1.xml"/><Relationship Id="rId24" Type="http://schemas.openxmlformats.org/officeDocument/2006/relationships/hyperlink" Target="mailto:r_h_xdxd@yahoo.co.jp" TargetMode="External"/><Relationship Id="rId32" Type="http://schemas.openxmlformats.org/officeDocument/2006/relationships/hyperlink" Target="mailto:thedeguchifamily@gmail.com" TargetMode="External"/><Relationship Id="rId37" Type="http://schemas.openxmlformats.org/officeDocument/2006/relationships/hyperlink" Target="https://eiken.beeschool.jp/%e8%8b%b1%e6%a4%9c4%e7%b4%9a%e3%82%aa%e3%83%b3%e3%83%a9%e3%82%a4%e3%83%b3%e7%b7%b4%e7%bf%92%e3%83%9a%e3%83%bc%e3%82%b8/" TargetMode="External"/><Relationship Id="rId40" Type="http://schemas.openxmlformats.org/officeDocument/2006/relationships/hyperlink" Target="https://eiken.beeschool.jp/wp-admin/post.php?post=69&amp;action=edit" TargetMode="External"/><Relationship Id="rId45" Type="http://schemas.openxmlformats.org/officeDocument/2006/relationships/hyperlink" Target="file:///E:\OneDrive%20-%20Bee%20School\&#20107;&#21209;\&#23398;&#26657;&#20869;&#26360;&#39006;\PRINTS%20FOR%20TAIKEN\&#20837;&#20250;&#12398;&#12372;&#26696;&#20869;(&#23376;&#20379;&#29992;).pdf" TargetMode="External"/><Relationship Id="rId5" Type="http://schemas.openxmlformats.org/officeDocument/2006/relationships/webSettings" Target="webSettings.xml"/><Relationship Id="rId15" Type="http://schemas.openxmlformats.org/officeDocument/2006/relationships/hyperlink" Target="https://eiken.beeschool.jp/wp-admin/post.php?post=69&amp;action=edit" TargetMode="External"/><Relationship Id="rId23" Type="http://schemas.openxmlformats.org/officeDocument/2006/relationships/hyperlink" Target="mailto:suenaga-dent@iwa.bbiq.jp" TargetMode="External"/><Relationship Id="rId28" Type="http://schemas.openxmlformats.org/officeDocument/2006/relationships/hyperlink" Target="file:///E:\OneDrive%20-%20Bee%20School\&#20107;&#21209;\&#12513;&#12540;&#12523;&#12486;&#12531;&#12503;&#12524;&#12540;&#12488;\1%20-%20taiken%20acceptation.docx" TargetMode="External"/><Relationship Id="rId36" Type="http://schemas.openxmlformats.org/officeDocument/2006/relationships/hyperlink" Target="mailto:baske.9.1013@iCloud.com" TargetMode="External"/><Relationship Id="rId49" Type="http://schemas.openxmlformats.org/officeDocument/2006/relationships/hyperlink" Target="file:///E:\OneDrive%20-%20Bee%20School\&#20107;&#21209;\&#23398;&#26657;&#20869;&#26360;&#39006;\Welcome%20and%20first%20explanations%20message.docx" TargetMode="External"/><Relationship Id="rId10" Type="http://schemas.openxmlformats.org/officeDocument/2006/relationships/hyperlink" Target="mailto:flower.ambassador@gmail.com" TargetMode="External"/><Relationship Id="rId19" Type="http://schemas.openxmlformats.org/officeDocument/2006/relationships/hyperlink" Target="mailto:hsakn11@gmail.com" TargetMode="External"/><Relationship Id="rId31" Type="http://schemas.openxmlformats.org/officeDocument/2006/relationships/hyperlink" Target="mailto:hsakn11@gmail.com" TargetMode="External"/><Relationship Id="rId44" Type="http://schemas.openxmlformats.org/officeDocument/2006/relationships/hyperlink" Target="https://beeschool-my.sharepoint.com/personal/info_beeschool_onmicrosoft_com/_layouts/OneNote.aspx?id=%2Fpersonal%2Finfo_beeschool_onmicrosoft_com%2FDocuments%2FSchool%20%E3%81%95%E3%82%93%20%40%20Bee%20School&amp;wd=target%28Management.one%7C3647D439-36F3-44C9-B9C7-F3E439B093EE%2FNew%20Students%20Outside%20Ohashi%7C9AA9D24C-A79A-495E-B22F-44FD4F8B6AAA%2F%29"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E:\OneDrive%20-%20Bee%20School\&#20107;&#21209;\&#12513;&#12540;&#12523;&#12486;&#12531;&#12503;&#12524;&#12540;&#12488;\ask%20for%20payment%20to%20bank%20%20account%202.docx" TargetMode="External"/><Relationship Id="rId14" Type="http://schemas.openxmlformats.org/officeDocument/2006/relationships/image" Target="media/image2.png"/><Relationship Id="rId22" Type="http://schemas.openxmlformats.org/officeDocument/2006/relationships/hyperlink" Target="mailto:a.hayuwa.2519@gmail.com" TargetMode="External"/><Relationship Id="rId27" Type="http://schemas.openxmlformats.org/officeDocument/2006/relationships/hyperlink" Target="file:///E:\OneDrive%20-%20Bee%20School\&#20107;&#21209;\&#12513;&#12540;&#12523;&#12486;&#12531;&#12503;&#12524;&#12540;&#12488;\&#20241;&#26989;&#26085;.docx" TargetMode="External"/><Relationship Id="rId30" Type="http://schemas.openxmlformats.org/officeDocument/2006/relationships/hyperlink" Target="http://beeschool.jp/wp-admin/post.php?post=2713&amp;action=edit" TargetMode="External"/><Relationship Id="rId35" Type="http://schemas.openxmlformats.org/officeDocument/2006/relationships/hyperlink" Target="https://eiken.beeschool.jp/wp-admin/post.php?post=6&amp;action=edit" TargetMode="External"/><Relationship Id="rId43" Type="http://schemas.openxmlformats.org/officeDocument/2006/relationships/hyperlink" Target="onenote:https://beeschool-my.sharepoint.com/personal/info_beeschool_onmicrosoft_com/Documents/School%20&#12373;&#12435;%20@%20Bee%20School/Management.one" TargetMode="External"/><Relationship Id="rId48" Type="http://schemas.openxmlformats.org/officeDocument/2006/relationships/hyperlink" Target="file:///E:\OneDrive%20-%20Bee%20School\&#20107;&#21209;\Call%20Back\Taiken%20June%202024.docx" TargetMode="External"/><Relationship Id="rId8" Type="http://schemas.openxmlformats.org/officeDocument/2006/relationships/hyperlink" Target="mailto:yuuko_seki@n1.noevir.co.jp"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eiken.beeschool.jp/wp-admin/post.php?post=862&amp;action=edit" TargetMode="External"/><Relationship Id="rId25" Type="http://schemas.openxmlformats.org/officeDocument/2006/relationships/hyperlink" Target="http://beeschool.jp/%E8%8B%B1%E4%BC%9A%E8%A9%B1-%E8%8B%B1%E8%AA%9E-%E5%8D%97%E7%A6%8F%E5%B2%A1-%E3%82%AB%E3%83%95%E3%82%A7-%E3%83%8D%E3%82%A4%E3%83%86%E3%82%A3%E3%83%96-%E8%AC%9B%E5%B8%AB-%E5%A4%96%E5%9B%BD%E4%BA%BA/" TargetMode="External"/><Relationship Id="rId33" Type="http://schemas.openxmlformats.org/officeDocument/2006/relationships/hyperlink" Target="mailto:1616kousei@gmail.com" TargetMode="External"/><Relationship Id="rId38" Type="http://schemas.openxmlformats.org/officeDocument/2006/relationships/hyperlink" Target="https://eiken.beeschool.jp/wp-admin/post.php?post=69&amp;action=edit" TargetMode="External"/><Relationship Id="rId46" Type="http://schemas.openxmlformats.org/officeDocument/2006/relationships/hyperlink" Target="file:///E:\OneDrive%20-%20Bee%20School\&#20107;&#21209;\&#12522;&#12467;&#12540;\Masahiro%20adjustment.xlsx" TargetMode="External"/><Relationship Id="rId20" Type="http://schemas.openxmlformats.org/officeDocument/2006/relationships/hyperlink" Target="mailto:thedeguchifamily@gmail.com" TargetMode="External"/><Relationship Id="rId41" Type="http://schemas.openxmlformats.org/officeDocument/2006/relationships/hyperlink" Target="file:///E:\OneDrive%20-%20Bee%20School\&#31246;&#29702;&#22763;\2023%20R5" TargetMode="External"/><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3T09:16:34.221"/>
    </inkml:context>
    <inkml:brush xml:id="br0">
      <inkml:brushProperty name="width" value="0.035" units="cm"/>
      <inkml:brushProperty name="height" value="0.035" units="cm"/>
    </inkml:brush>
  </inkml:definitions>
  <inkml:trace contextRef="#ctx0" brushRef="#br0">6717 344 24575,'-239'-86'0,"-267"-70"-142,398 131-666,-190-19 1,-116 19-21,283 19 1059,-850 5-231,555 63-805,3 31 881,70-14-100,207-46-25,1 6 0,2 6 0,2 6 1,-249 130-1,140-21 2414,165-86-1724,12-9-296,12-15-345,2 3 0,-63 74 0,-89 132 0,194-237 0,-57 70 0,-124 120 0,110-132 0,36-35 0,3 3 0,1 1 0,-41 57 0,74-84 0,-39 50 0,4 3 0,-67 134 0,94-152 0,3 0 0,-22 104 0,41-153 0,-51 302 0,43-242 0,3-23 0,-1 62 0,6-66 0,2-1 0,2 0 0,2 0 0,19 78 0,25 45 0,-30-95 0,11 45 0,-25-59 0,-5-42 0,1-1 0,0 1 0,1-1 0,0 1 0,1-1 0,4 13 0,47 139 0,15 1 0,-45-111 0,113 214 0,-118-231 0,28 70 0,-31-67 0,29 54 0,65 64 0,-57-86 0,-1 16 0,-43-68 0,1-1 0,2 1 0,-1-2 0,27 30 0,-27-34 0,0 1 0,-1 0 0,13 23 0,-14-22 0,0 0 0,2 0 0,13 15 0,67 82 0,-57-74 0,-2 0 0,31 49 0,-33-44 0,65 72 0,16-28 0,-68-43 0,-10-9 0,1-2 0,62 47 0,-74-63 0,0 1 0,-2 1 0,21 24 0,-23-23 0,1 0 0,1-1 0,29 20 0,42 33 0,-66-50 0,1-1 0,50 30 0,-16-18 0,154 88 0,-167-94 0,50 20 0,25 13 0,-106-52 0,1 0 0,0-2 0,33 9 0,-29-9 0,0 0 0,23 11 0,-20-8 0,1 0 0,0-2 0,50 8 0,-7-2 0,1 0 0,112 5 0,-124-14 0,249 3 0,36 3 0,67 0 0,-266-11 0,25-10 0,-2-1 0,17 15 0,-66 0 0,1-4 0,135-20 0,-224 16-2,208-34-292,319-11-1,-401 42 295,-1-7 0,0-7 0,227-61 0,-58-25 584,-301 100-577,11-5-7,-1-2 0,0-1 0,-1-1 0,-1-2 0,35-29 0,124-126 0,-134 119 0,-24 27 0,-2-3 0,31-39 0,111-214 0,-146 237 0,42-102 0,-28 54 0,7-17 0,55-208 0,-17-51 0,-68 301 0,7-75 0,6-29 0,22-74 0,-45 206 0,1-50 0,2-25 0,-2 56 0,-2 0 0,-4 0 0,-6-68 0,-16-9 0,12 95 0,2-1 0,0-44 0,6 37 0,2 16 0,-2-1 0,-1 0 0,-1 1 0,-3-1 0,-13-48 0,4 28 0,-14-89 0,19 84 0,-22-74 0,0 16 0,20 67 0,-24-63 0,2 36 0,-2 0 0,-4 3 0,-4 1 0,-90-118 0,-242-254 0,359 427 0,0 0 0,1-1 0,2-1 0,-23-42 0,23 36 0,-2 1 0,-1 1 0,-1 1 0,-25-28 0,-2 10 0,-2 1 0,-79-53 0,102 78 0,-19-15 0,-86-58 0,98 69 0,1-1 0,-41-41 0,-9-7 0,35 32 0,29 24 0,1 1 0,-2 0 0,0 2 0,-31-18 0,17 14-273,2-1 0,-1-2 0,2-1 0,-49-43 0,63 48-6553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58FA3-CF97-4082-95DF-96A2F30D8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6485</TotalTime>
  <Pages>14</Pages>
  <Words>2767</Words>
  <Characters>15778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18508</CharactersWithSpaces>
  <SharedDoc>false</SharedDoc>
  <HLinks>
    <vt:vector size="228" baseType="variant">
      <vt:variant>
        <vt:i4>1088784022</vt:i4>
      </vt:variant>
      <vt:variant>
        <vt:i4>117</vt:i4>
      </vt:variant>
      <vt:variant>
        <vt:i4>0</vt:i4>
      </vt:variant>
      <vt:variant>
        <vt:i4>5</vt:i4>
      </vt:variant>
      <vt:variant>
        <vt:lpwstr>E:\OneDrive - Bee School\事務\学校内書類\PRINTS FOR TAIKEN\入会のご案内(子供用).pdf</vt:lpwstr>
      </vt:variant>
      <vt:variant>
        <vt:lpwstr/>
      </vt:variant>
      <vt:variant>
        <vt:i4>1081327663</vt:i4>
      </vt:variant>
      <vt:variant>
        <vt:i4>114</vt:i4>
      </vt:variant>
      <vt:variant>
        <vt:i4>0</vt:i4>
      </vt:variant>
      <vt:variant>
        <vt:i4>5</vt:i4>
      </vt:variant>
      <vt:variant>
        <vt:lpwstr>E:\OneDrive - Bee School\事務\学校内書類\Welcome and first explanations message.docx</vt:lpwstr>
      </vt:variant>
      <vt:variant>
        <vt:lpwstr/>
      </vt:variant>
      <vt:variant>
        <vt:i4>1322603208</vt:i4>
      </vt:variant>
      <vt:variant>
        <vt:i4>111</vt:i4>
      </vt:variant>
      <vt:variant>
        <vt:i4>0</vt:i4>
      </vt:variant>
      <vt:variant>
        <vt:i4>5</vt:i4>
      </vt:variant>
      <vt:variant>
        <vt:lpwstr>E:\OneDrive - Bee School\事務\Call Back\Taiken June 2024.docx</vt:lpwstr>
      </vt:variant>
      <vt:variant>
        <vt:lpwstr/>
      </vt:variant>
      <vt:variant>
        <vt:i4>-686457379</vt:i4>
      </vt:variant>
      <vt:variant>
        <vt:i4>108</vt:i4>
      </vt:variant>
      <vt:variant>
        <vt:i4>0</vt:i4>
      </vt:variant>
      <vt:variant>
        <vt:i4>5</vt:i4>
      </vt:variant>
      <vt:variant>
        <vt:lpwstr>E:\OneDrive - Bee School\Perso\Bee School -  Administration\給料明細書･スタフ\Teacher Schedule Weekly Template.xlsx</vt:lpwstr>
      </vt:variant>
      <vt:variant>
        <vt:lpwstr/>
      </vt:variant>
      <vt:variant>
        <vt:i4>2121159337</vt:i4>
      </vt:variant>
      <vt:variant>
        <vt:i4>102</vt:i4>
      </vt:variant>
      <vt:variant>
        <vt:i4>0</vt:i4>
      </vt:variant>
      <vt:variant>
        <vt:i4>5</vt:i4>
      </vt:variant>
      <vt:variant>
        <vt:lpwstr>E:\OneDrive - Bee School\事務\リコー\Masahiro adjustment.xlsx</vt:lpwstr>
      </vt:variant>
      <vt:variant>
        <vt:lpwstr/>
      </vt:variant>
      <vt:variant>
        <vt:i4>1088784022</vt:i4>
      </vt:variant>
      <vt:variant>
        <vt:i4>99</vt:i4>
      </vt:variant>
      <vt:variant>
        <vt:i4>0</vt:i4>
      </vt:variant>
      <vt:variant>
        <vt:i4>5</vt:i4>
      </vt:variant>
      <vt:variant>
        <vt:lpwstr>E:\OneDrive - Bee School\事務\学校内書類\PRINTS FOR TAIKEN\入会のご案内(子供用).pdf</vt:lpwstr>
      </vt:variant>
      <vt:variant>
        <vt:lpwstr/>
      </vt:variant>
      <vt:variant>
        <vt:i4>6815815</vt:i4>
      </vt:variant>
      <vt:variant>
        <vt:i4>96</vt:i4>
      </vt:variant>
      <vt:variant>
        <vt:i4>0</vt:i4>
      </vt:variant>
      <vt:variant>
        <vt:i4>5</vt:i4>
      </vt:variant>
      <vt:variant>
        <vt:lpwstr>https://beeschool-my.sharepoint.com/personal/info_beeschool_onmicrosoft_com/_layouts/OneNote.aspx?id=%2Fpersonal%2Finfo_beeschool_onmicrosoft_com%2FDocuments%2FSchool%20%E3%81%95%E3%82%93%20%40%20Bee%20School&amp;wd=target%28Management.one%7C3647D439-36F3-44C9-B9C7-F3E439B093EE%2FNew%20Students%20Outside%20Ohashi%7C9AA9D24C-A79A-495E-B22F-44FD4F8B6AAA%2F%29</vt:lpwstr>
      </vt:variant>
      <vt:variant>
        <vt:lpwstr/>
      </vt:variant>
      <vt:variant>
        <vt:i4>810168450</vt:i4>
      </vt:variant>
      <vt:variant>
        <vt:i4>93</vt:i4>
      </vt:variant>
      <vt:variant>
        <vt:i4>0</vt:i4>
      </vt:variant>
      <vt:variant>
        <vt:i4>5</vt:i4>
      </vt:variant>
      <vt:variant>
        <vt:lpwstr>onenote:https://beeschool-my.sharepoint.com/personal/info_beeschool_onmicrosoft_com/Documents/School さん @ Bee School/Management.one</vt:lpwstr>
      </vt:variant>
      <vt:variant>
        <vt:lpwstr>New%20Students%20Outside%20Ohashi&amp;section-id={3647D439-36F3-44C9-B9C7-F3E439B093EE}&amp;page-id={9AA9D24C-A79A-495E-B22F-44FD4F8B6AAA}&amp;object-id={3B07D847-79B2-42E1-A215-F602FB9EF2E5}&amp;2F</vt:lpwstr>
      </vt:variant>
      <vt:variant>
        <vt:i4>1088784022</vt:i4>
      </vt:variant>
      <vt:variant>
        <vt:i4>90</vt:i4>
      </vt:variant>
      <vt:variant>
        <vt:i4>0</vt:i4>
      </vt:variant>
      <vt:variant>
        <vt:i4>5</vt:i4>
      </vt:variant>
      <vt:variant>
        <vt:lpwstr>E:\OneDrive - Bee School\事務\学校内書類\PRINTS FOR TAIKEN\入会のご案内(子供用).pdf</vt:lpwstr>
      </vt:variant>
      <vt:variant>
        <vt:lpwstr/>
      </vt:variant>
      <vt:variant>
        <vt:i4>585200662</vt:i4>
      </vt:variant>
      <vt:variant>
        <vt:i4>87</vt:i4>
      </vt:variant>
      <vt:variant>
        <vt:i4>0</vt:i4>
      </vt:variant>
      <vt:variant>
        <vt:i4>5</vt:i4>
      </vt:variant>
      <vt:variant>
        <vt:lpwstr>E:\OneDrive - Bee School\税理士\2023 R5</vt:lpwstr>
      </vt:variant>
      <vt:variant>
        <vt:lpwstr/>
      </vt:variant>
      <vt:variant>
        <vt:i4>5177353</vt:i4>
      </vt:variant>
      <vt:variant>
        <vt:i4>84</vt:i4>
      </vt:variant>
      <vt:variant>
        <vt:i4>0</vt:i4>
      </vt:variant>
      <vt:variant>
        <vt:i4>5</vt:i4>
      </vt:variant>
      <vt:variant>
        <vt:lpwstr>https://eiken.beeschool.jp/wp-admin/post.php?post=69&amp;action=edit</vt:lpwstr>
      </vt:variant>
      <vt:variant>
        <vt:lpwstr/>
      </vt:variant>
      <vt:variant>
        <vt:i4>5439498</vt:i4>
      </vt:variant>
      <vt:variant>
        <vt:i4>81</vt:i4>
      </vt:variant>
      <vt:variant>
        <vt:i4>0</vt:i4>
      </vt:variant>
      <vt:variant>
        <vt:i4>5</vt:i4>
      </vt:variant>
      <vt:variant>
        <vt:lpwstr>mailto:tomo_amenimomakezu@yahoo.co.jp</vt:lpwstr>
      </vt:variant>
      <vt:variant>
        <vt:lpwstr/>
      </vt:variant>
      <vt:variant>
        <vt:i4>5177353</vt:i4>
      </vt:variant>
      <vt:variant>
        <vt:i4>78</vt:i4>
      </vt:variant>
      <vt:variant>
        <vt:i4>0</vt:i4>
      </vt:variant>
      <vt:variant>
        <vt:i4>5</vt:i4>
      </vt:variant>
      <vt:variant>
        <vt:lpwstr>https://eiken.beeschool.jp/wp-admin/post.php?post=69&amp;action=edit</vt:lpwstr>
      </vt:variant>
      <vt:variant>
        <vt:lpwstr/>
      </vt:variant>
      <vt:variant>
        <vt:i4>7602275</vt:i4>
      </vt:variant>
      <vt:variant>
        <vt:i4>75</vt:i4>
      </vt:variant>
      <vt:variant>
        <vt:i4>0</vt:i4>
      </vt:variant>
      <vt:variant>
        <vt:i4>5</vt:i4>
      </vt:variant>
      <vt:variant>
        <vt:lpwstr>https://eiken.beeschool.jp/%e8%8b%b1%e6%a4%9c4%e7%b4%9a%e3%82%aa%e3%83%b3%e3%83%a9%e3%82%a4%e3%83%b3%e7%b7%b4%e7%bf%92%e3%83%9a%e3%83%bc%e3%82%b8/</vt:lpwstr>
      </vt:variant>
      <vt:variant>
        <vt:lpwstr/>
      </vt:variant>
      <vt:variant>
        <vt:i4>589938</vt:i4>
      </vt:variant>
      <vt:variant>
        <vt:i4>72</vt:i4>
      </vt:variant>
      <vt:variant>
        <vt:i4>0</vt:i4>
      </vt:variant>
      <vt:variant>
        <vt:i4>5</vt:i4>
      </vt:variant>
      <vt:variant>
        <vt:lpwstr>mailto:baske.9.1013@iCloud.com</vt:lpwstr>
      </vt:variant>
      <vt:variant>
        <vt:lpwstr/>
      </vt:variant>
      <vt:variant>
        <vt:i4>7274596</vt:i4>
      </vt:variant>
      <vt:variant>
        <vt:i4>69</vt:i4>
      </vt:variant>
      <vt:variant>
        <vt:i4>0</vt:i4>
      </vt:variant>
      <vt:variant>
        <vt:i4>5</vt:i4>
      </vt:variant>
      <vt:variant>
        <vt:lpwstr>https://eiken.beeschool.jp/wp-admin/post.php?post=6&amp;action=edit</vt:lpwstr>
      </vt:variant>
      <vt:variant>
        <vt:lpwstr/>
      </vt:variant>
      <vt:variant>
        <vt:i4>5898323</vt:i4>
      </vt:variant>
      <vt:variant>
        <vt:i4>66</vt:i4>
      </vt:variant>
      <vt:variant>
        <vt:i4>0</vt:i4>
      </vt:variant>
      <vt:variant>
        <vt:i4>5</vt:i4>
      </vt:variant>
      <vt:variant>
        <vt:lpwstr>https://eiken.beeschool.jp/wp-admin/post.php?post=859&amp;action=edit</vt:lpwstr>
      </vt:variant>
      <vt:variant>
        <vt:lpwstr/>
      </vt:variant>
      <vt:variant>
        <vt:i4>1835062</vt:i4>
      </vt:variant>
      <vt:variant>
        <vt:i4>63</vt:i4>
      </vt:variant>
      <vt:variant>
        <vt:i4>0</vt:i4>
      </vt:variant>
      <vt:variant>
        <vt:i4>5</vt:i4>
      </vt:variant>
      <vt:variant>
        <vt:lpwstr>mailto:1616kousei@gmail.com</vt:lpwstr>
      </vt:variant>
      <vt:variant>
        <vt:lpwstr/>
      </vt:variant>
      <vt:variant>
        <vt:i4>6881363</vt:i4>
      </vt:variant>
      <vt:variant>
        <vt:i4>60</vt:i4>
      </vt:variant>
      <vt:variant>
        <vt:i4>0</vt:i4>
      </vt:variant>
      <vt:variant>
        <vt:i4>5</vt:i4>
      </vt:variant>
      <vt:variant>
        <vt:lpwstr>mailto:thedeguchifamily@gmail.com</vt:lpwstr>
      </vt:variant>
      <vt:variant>
        <vt:lpwstr/>
      </vt:variant>
      <vt:variant>
        <vt:i4>5242982</vt:i4>
      </vt:variant>
      <vt:variant>
        <vt:i4>57</vt:i4>
      </vt:variant>
      <vt:variant>
        <vt:i4>0</vt:i4>
      </vt:variant>
      <vt:variant>
        <vt:i4>5</vt:i4>
      </vt:variant>
      <vt:variant>
        <vt:lpwstr>mailto:hsakn11@gmail.com</vt:lpwstr>
      </vt:variant>
      <vt:variant>
        <vt:lpwstr/>
      </vt:variant>
      <vt:variant>
        <vt:i4>3604540</vt:i4>
      </vt:variant>
      <vt:variant>
        <vt:i4>54</vt:i4>
      </vt:variant>
      <vt:variant>
        <vt:i4>0</vt:i4>
      </vt:variant>
      <vt:variant>
        <vt:i4>5</vt:i4>
      </vt:variant>
      <vt:variant>
        <vt:lpwstr>http://beeschool.jp/wp-admin/post.php?post=2713&amp;action=edit</vt:lpwstr>
      </vt:variant>
      <vt:variant>
        <vt:lpwstr/>
      </vt:variant>
      <vt:variant>
        <vt:i4>3407922</vt:i4>
      </vt:variant>
      <vt:variant>
        <vt:i4>51</vt:i4>
      </vt:variant>
      <vt:variant>
        <vt:i4>0</vt:i4>
      </vt:variant>
      <vt:variant>
        <vt:i4>5</vt:i4>
      </vt:variant>
      <vt:variant>
        <vt:lpwstr>http://beeschool.jp/wp-admin/post.php?post=2822&amp;action=edit</vt:lpwstr>
      </vt:variant>
      <vt:variant>
        <vt:lpwstr/>
      </vt:variant>
      <vt:variant>
        <vt:i4>1325163093</vt:i4>
      </vt:variant>
      <vt:variant>
        <vt:i4>45</vt:i4>
      </vt:variant>
      <vt:variant>
        <vt:i4>0</vt:i4>
      </vt:variant>
      <vt:variant>
        <vt:i4>5</vt:i4>
      </vt:variant>
      <vt:variant>
        <vt:lpwstr>E:\OneDrive - Bee School\事務\メールテンプレート\1 - taiken acceptation.docx</vt:lpwstr>
      </vt:variant>
      <vt:variant>
        <vt:lpwstr/>
      </vt:variant>
      <vt:variant>
        <vt:i4>668944586</vt:i4>
      </vt:variant>
      <vt:variant>
        <vt:i4>42</vt:i4>
      </vt:variant>
      <vt:variant>
        <vt:i4>0</vt:i4>
      </vt:variant>
      <vt:variant>
        <vt:i4>5</vt:i4>
      </vt:variant>
      <vt:variant>
        <vt:lpwstr>E:\OneDrive - Bee School\事務\メールテンプレート\休業日.docx</vt:lpwstr>
      </vt:variant>
      <vt:variant>
        <vt:lpwstr/>
      </vt:variant>
      <vt:variant>
        <vt:i4>3473469</vt:i4>
      </vt:variant>
      <vt:variant>
        <vt:i4>39</vt:i4>
      </vt:variant>
      <vt:variant>
        <vt:i4>0</vt:i4>
      </vt:variant>
      <vt:variant>
        <vt:i4>5</vt:i4>
      </vt:variant>
      <vt:variant>
        <vt:lpwstr>http://beeschool.jp/wp-admin/post.php?post=3124&amp;action=edit</vt:lpwstr>
      </vt:variant>
      <vt:variant>
        <vt:lpwstr/>
      </vt:variant>
      <vt:variant>
        <vt:i4>1048667</vt:i4>
      </vt:variant>
      <vt:variant>
        <vt:i4>36</vt:i4>
      </vt:variant>
      <vt:variant>
        <vt:i4>0</vt:i4>
      </vt:variant>
      <vt:variant>
        <vt:i4>5</vt:i4>
      </vt:variant>
      <vt:variant>
        <vt:lpwstr>http://beeschool.jp/%E8%8B%B1%E4%BC%9A%E8%A9%B1-%E8%8B%B1%E8%AA%9E-%E5%8D%97%E7%A6%8F%E5%B2%A1-%E3%82%AB%E3%83%95%E3%82%A7-%E3%83%8D%E3%82%A4%E3%83%86%E3%82%A3%E3%83%96-%E8%AC%9B%E5%B8%AB-%E5%A4%96%E5%9B%BD%E4%BA%BA/</vt:lpwstr>
      </vt:variant>
      <vt:variant>
        <vt:lpwstr/>
      </vt:variant>
      <vt:variant>
        <vt:i4>783044650</vt:i4>
      </vt:variant>
      <vt:variant>
        <vt:i4>33</vt:i4>
      </vt:variant>
      <vt:variant>
        <vt:i4>0</vt:i4>
      </vt:variant>
      <vt:variant>
        <vt:i4>5</vt:i4>
      </vt:variant>
      <vt:variant>
        <vt:lpwstr>E:\OneDrive - Bee School\Website\material-lessons-onlineprogram\Eikaiwa Cafe\Bee カフェ英会話ご案内.docx</vt:lpwstr>
      </vt:variant>
      <vt:variant>
        <vt:lpwstr/>
      </vt:variant>
      <vt:variant>
        <vt:i4>1900665</vt:i4>
      </vt:variant>
      <vt:variant>
        <vt:i4>30</vt:i4>
      </vt:variant>
      <vt:variant>
        <vt:i4>0</vt:i4>
      </vt:variant>
      <vt:variant>
        <vt:i4>5</vt:i4>
      </vt:variant>
      <vt:variant>
        <vt:lpwstr>mailto:r_h_xdxd@yahoo.co.jp</vt:lpwstr>
      </vt:variant>
      <vt:variant>
        <vt:lpwstr/>
      </vt:variant>
      <vt:variant>
        <vt:i4>1966119</vt:i4>
      </vt:variant>
      <vt:variant>
        <vt:i4>27</vt:i4>
      </vt:variant>
      <vt:variant>
        <vt:i4>0</vt:i4>
      </vt:variant>
      <vt:variant>
        <vt:i4>5</vt:i4>
      </vt:variant>
      <vt:variant>
        <vt:lpwstr>mailto:suenaga-dent@iwa.bbiq.jp</vt:lpwstr>
      </vt:variant>
      <vt:variant>
        <vt:lpwstr/>
      </vt:variant>
      <vt:variant>
        <vt:i4>2293783</vt:i4>
      </vt:variant>
      <vt:variant>
        <vt:i4>24</vt:i4>
      </vt:variant>
      <vt:variant>
        <vt:i4>0</vt:i4>
      </vt:variant>
      <vt:variant>
        <vt:i4>5</vt:i4>
      </vt:variant>
      <vt:variant>
        <vt:lpwstr>mailto:a.hayuwa.2519@gmail.com</vt:lpwstr>
      </vt:variant>
      <vt:variant>
        <vt:lpwstr/>
      </vt:variant>
      <vt:variant>
        <vt:i4>1835062</vt:i4>
      </vt:variant>
      <vt:variant>
        <vt:i4>21</vt:i4>
      </vt:variant>
      <vt:variant>
        <vt:i4>0</vt:i4>
      </vt:variant>
      <vt:variant>
        <vt:i4>5</vt:i4>
      </vt:variant>
      <vt:variant>
        <vt:lpwstr>mailto:1616kousei@gmail.com</vt:lpwstr>
      </vt:variant>
      <vt:variant>
        <vt:lpwstr/>
      </vt:variant>
      <vt:variant>
        <vt:i4>6881363</vt:i4>
      </vt:variant>
      <vt:variant>
        <vt:i4>18</vt:i4>
      </vt:variant>
      <vt:variant>
        <vt:i4>0</vt:i4>
      </vt:variant>
      <vt:variant>
        <vt:i4>5</vt:i4>
      </vt:variant>
      <vt:variant>
        <vt:lpwstr>mailto:thedeguchifamily@gmail.com</vt:lpwstr>
      </vt:variant>
      <vt:variant>
        <vt:lpwstr/>
      </vt:variant>
      <vt:variant>
        <vt:i4>5242982</vt:i4>
      </vt:variant>
      <vt:variant>
        <vt:i4>15</vt:i4>
      </vt:variant>
      <vt:variant>
        <vt:i4>0</vt:i4>
      </vt:variant>
      <vt:variant>
        <vt:i4>5</vt:i4>
      </vt:variant>
      <vt:variant>
        <vt:lpwstr>mailto:hsakn11@gmail.com</vt:lpwstr>
      </vt:variant>
      <vt:variant>
        <vt:lpwstr/>
      </vt:variant>
      <vt:variant>
        <vt:i4>5832799</vt:i4>
      </vt:variant>
      <vt:variant>
        <vt:i4>12</vt:i4>
      </vt:variant>
      <vt:variant>
        <vt:i4>0</vt:i4>
      </vt:variant>
      <vt:variant>
        <vt:i4>5</vt:i4>
      </vt:variant>
      <vt:variant>
        <vt:lpwstr>https://eiken.beeschool.jp/wp-admin/post.php?post=865&amp;action=edit</vt:lpwstr>
      </vt:variant>
      <vt:variant>
        <vt:lpwstr/>
      </vt:variant>
      <vt:variant>
        <vt:i4>5832792</vt:i4>
      </vt:variant>
      <vt:variant>
        <vt:i4>9</vt:i4>
      </vt:variant>
      <vt:variant>
        <vt:i4>0</vt:i4>
      </vt:variant>
      <vt:variant>
        <vt:i4>5</vt:i4>
      </vt:variant>
      <vt:variant>
        <vt:lpwstr>https://eiken.beeschool.jp/wp-admin/post.php?post=862&amp;action=edit</vt:lpwstr>
      </vt:variant>
      <vt:variant>
        <vt:lpwstr/>
      </vt:variant>
      <vt:variant>
        <vt:i4>5898323</vt:i4>
      </vt:variant>
      <vt:variant>
        <vt:i4>6</vt:i4>
      </vt:variant>
      <vt:variant>
        <vt:i4>0</vt:i4>
      </vt:variant>
      <vt:variant>
        <vt:i4>5</vt:i4>
      </vt:variant>
      <vt:variant>
        <vt:lpwstr>https://eiken.beeschool.jp/wp-admin/post.php?post=859&amp;action=edit</vt:lpwstr>
      </vt:variant>
      <vt:variant>
        <vt:lpwstr/>
      </vt:variant>
      <vt:variant>
        <vt:i4>5177353</vt:i4>
      </vt:variant>
      <vt:variant>
        <vt:i4>3</vt:i4>
      </vt:variant>
      <vt:variant>
        <vt:i4>0</vt:i4>
      </vt:variant>
      <vt:variant>
        <vt:i4>5</vt:i4>
      </vt:variant>
      <vt:variant>
        <vt:lpwstr>https://eiken.beeschool.jp/wp-admin/post.php?post=69&amp;action=edit</vt:lpwstr>
      </vt:variant>
      <vt:variant>
        <vt:lpwstr/>
      </vt:variant>
      <vt:variant>
        <vt:i4>7602275</vt:i4>
      </vt:variant>
      <vt:variant>
        <vt:i4>0</vt:i4>
      </vt:variant>
      <vt:variant>
        <vt:i4>0</vt:i4>
      </vt:variant>
      <vt:variant>
        <vt:i4>5</vt:i4>
      </vt:variant>
      <vt:variant>
        <vt:lpwstr>https://eiken.beeschool.jp/%e8%8b%b1%e6%a4%9c4%e7%b4%9a%e3%82%aa%e3%83%b3%e3%83%a9%e3%82%a4%e3%83%b3%e7%b7%b4%e7%bf%92%e3%83%9a%e3%83%bc%e3%82%b8/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1110</cp:revision>
  <dcterms:created xsi:type="dcterms:W3CDTF">2024-06-22T13:48:00Z</dcterms:created>
  <dcterms:modified xsi:type="dcterms:W3CDTF">2025-01-22T06:45:00Z</dcterms:modified>
</cp:coreProperties>
</file>